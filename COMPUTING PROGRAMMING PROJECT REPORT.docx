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03380486"/>
        <w:docPartObj>
          <w:docPartGallery w:val="Cover Pages"/>
          <w:docPartUnique/>
        </w:docPartObj>
      </w:sdtPr>
      <w:sdtEndPr/>
      <w:sdtContent>
        <w:p w14:paraId="1339EE17" w14:textId="77777777" w:rsidR="00CB2694" w:rsidRDefault="00CB2694">
          <w:r>
            <w:rPr>
              <w:noProof/>
            </w:rPr>
            <mc:AlternateContent>
              <mc:Choice Requires="wpg">
                <w:drawing>
                  <wp:anchor distT="0" distB="0" distL="114300" distR="114300" simplePos="0" relativeHeight="251659264" behindDoc="1" locked="0" layoutInCell="1" allowOverlap="1" wp14:anchorId="7DC46822" wp14:editId="72DBEB31">
                    <wp:simplePos x="0" y="0"/>
                    <wp:positionH relativeFrom="page">
                      <wp:align>center</wp:align>
                    </wp:positionH>
                    <wp:positionV relativeFrom="page">
                      <wp:align>center</wp:align>
                    </wp:positionV>
                    <wp:extent cx="6864824" cy="9123528"/>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74369AA" w14:textId="77777777" w:rsidR="00CB2694" w:rsidRDefault="00CB2694">
                                      <w:pPr>
                                        <w:pStyle w:val="NoSpacing"/>
                                        <w:spacing w:before="120"/>
                                        <w:jc w:val="center"/>
                                        <w:rPr>
                                          <w:color w:val="FFFFFF" w:themeColor="background1"/>
                                        </w:rPr>
                                      </w:pPr>
                                      <w:r>
                                        <w:rPr>
                                          <w:color w:val="FFFFFF" w:themeColor="background1"/>
                                        </w:rPr>
                                        <w:t>Sebastian Wilkinson</w:t>
                                      </w:r>
                                    </w:p>
                                  </w:sdtContent>
                                </w:sdt>
                                <w:p w14:paraId="303966FD" w14:textId="77777777" w:rsidR="00CB2694" w:rsidRDefault="002C6F1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CB2694">
                                        <w:rPr>
                                          <w:caps/>
                                          <w:color w:val="FFFFFF" w:themeColor="background1"/>
                                        </w:rPr>
                                        <w:t>[Company name]</w:t>
                                      </w:r>
                                    </w:sdtContent>
                                  </w:sdt>
                                  <w:r w:rsidR="00CB269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B2694">
                                        <w:rPr>
                                          <w:color w:val="FFFFFF" w:themeColor="background1"/>
                                        </w:rPr>
                                        <w:t>[Company address]</w:t>
                                      </w:r>
                                    </w:sdtContent>
                                  </w:sdt>
                                  <w:r w:rsidR="00CB2694">
                                    <w:rPr>
                                      <w:color w:val="FFFFFF" w:themeColor="background1"/>
                                    </w:rPr>
                                    <w:t>`s</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D80FDB2" w14:textId="77777777" w:rsidR="00CB2694" w:rsidRDefault="00CB2694">
                                      <w:pPr>
                                        <w:pStyle w:val="NoSpacing"/>
                                        <w:jc w:val="center"/>
                                        <w:rPr>
                                          <w:caps/>
                                          <w:color w:val="4472C4" w:themeColor="accent1"/>
                                          <w:sz w:val="72"/>
                                          <w:szCs w:val="72"/>
                                        </w:rPr>
                                      </w:pPr>
                                      <w:r>
                                        <w:rPr>
                                          <w:caps/>
                                          <w:color w:val="4472C4" w:themeColor="accent1"/>
                                          <w:sz w:val="72"/>
                                          <w:szCs w:val="72"/>
                                        </w:rPr>
                                        <w:t>Visualisation of a whale’s movement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DC4682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74369AA" w14:textId="77777777" w:rsidR="00CB2694" w:rsidRDefault="00CB2694">
                                <w:pPr>
                                  <w:pStyle w:val="NoSpacing"/>
                                  <w:spacing w:before="120"/>
                                  <w:jc w:val="center"/>
                                  <w:rPr>
                                    <w:color w:val="FFFFFF" w:themeColor="background1"/>
                                  </w:rPr>
                                </w:pPr>
                                <w:r>
                                  <w:rPr>
                                    <w:color w:val="FFFFFF" w:themeColor="background1"/>
                                  </w:rPr>
                                  <w:t>Sebastian Wilkinson</w:t>
                                </w:r>
                              </w:p>
                            </w:sdtContent>
                          </w:sdt>
                          <w:p w14:paraId="303966FD" w14:textId="77777777" w:rsidR="00CB2694" w:rsidRDefault="002C6F1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CB2694">
                                  <w:rPr>
                                    <w:caps/>
                                    <w:color w:val="FFFFFF" w:themeColor="background1"/>
                                  </w:rPr>
                                  <w:t>[Company name]</w:t>
                                </w:r>
                              </w:sdtContent>
                            </w:sdt>
                            <w:r w:rsidR="00CB269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B2694">
                                  <w:rPr>
                                    <w:color w:val="FFFFFF" w:themeColor="background1"/>
                                  </w:rPr>
                                  <w:t>[Company address]</w:t>
                                </w:r>
                              </w:sdtContent>
                            </w:sdt>
                            <w:r w:rsidR="00CB2694">
                              <w:rPr>
                                <w:color w:val="FFFFFF" w:themeColor="background1"/>
                              </w:rPr>
                              <w:t>`s</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D80FDB2" w14:textId="77777777" w:rsidR="00CB2694" w:rsidRDefault="00CB2694">
                                <w:pPr>
                                  <w:pStyle w:val="NoSpacing"/>
                                  <w:jc w:val="center"/>
                                  <w:rPr>
                                    <w:caps/>
                                    <w:color w:val="4472C4" w:themeColor="accent1"/>
                                    <w:sz w:val="72"/>
                                    <w:szCs w:val="72"/>
                                  </w:rPr>
                                </w:pPr>
                                <w:r>
                                  <w:rPr>
                                    <w:caps/>
                                    <w:color w:val="4472C4" w:themeColor="accent1"/>
                                    <w:sz w:val="72"/>
                                    <w:szCs w:val="72"/>
                                  </w:rPr>
                                  <w:t>Visualisation of a whale’s movement</w:t>
                                </w:r>
                              </w:p>
                            </w:sdtContent>
                          </w:sdt>
                        </w:txbxContent>
                      </v:textbox>
                    </v:shape>
                    <w10:wrap anchorx="page" anchory="page"/>
                  </v:group>
                </w:pict>
              </mc:Fallback>
            </mc:AlternateContent>
          </w:r>
        </w:p>
        <w:p w14:paraId="306FA413" w14:textId="77777777" w:rsidR="00CB2694" w:rsidRDefault="00CB2694">
          <w:r>
            <w:br w:type="page"/>
          </w:r>
        </w:p>
      </w:sdtContent>
    </w:sdt>
    <w:sdt>
      <w:sdtPr>
        <w:rPr>
          <w:caps w:val="0"/>
          <w:color w:val="auto"/>
          <w:spacing w:val="0"/>
          <w:sz w:val="22"/>
          <w:szCs w:val="22"/>
        </w:rPr>
        <w:id w:val="-2062091036"/>
        <w:docPartObj>
          <w:docPartGallery w:val="Table of Contents"/>
          <w:docPartUnique/>
        </w:docPartObj>
      </w:sdtPr>
      <w:sdtEndPr>
        <w:rPr>
          <w:b/>
          <w:bCs/>
          <w:noProof/>
        </w:rPr>
      </w:sdtEndPr>
      <w:sdtContent>
        <w:p w14:paraId="45F63DD3" w14:textId="77777777" w:rsidR="007445F8" w:rsidRDefault="007445F8">
          <w:pPr>
            <w:pStyle w:val="TOCHeading"/>
          </w:pPr>
          <w:r>
            <w:t>Table of Contents</w:t>
          </w:r>
        </w:p>
        <w:p w14:paraId="2194F02E" w14:textId="5BD2BF92" w:rsidR="00380483" w:rsidRDefault="007445F8">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3704027" w:history="1">
            <w:r w:rsidR="00380483" w:rsidRPr="00A40381">
              <w:rPr>
                <w:rStyle w:val="Hyperlink"/>
                <w:noProof/>
              </w:rPr>
              <w:t>Analysis</w:t>
            </w:r>
            <w:r w:rsidR="00380483">
              <w:rPr>
                <w:noProof/>
                <w:webHidden/>
              </w:rPr>
              <w:tab/>
            </w:r>
            <w:r w:rsidR="00380483">
              <w:rPr>
                <w:noProof/>
                <w:webHidden/>
              </w:rPr>
              <w:fldChar w:fldCharType="begin"/>
            </w:r>
            <w:r w:rsidR="00380483">
              <w:rPr>
                <w:noProof/>
                <w:webHidden/>
              </w:rPr>
              <w:instrText xml:space="preserve"> PAGEREF _Toc63704027 \h </w:instrText>
            </w:r>
            <w:r w:rsidR="00380483">
              <w:rPr>
                <w:noProof/>
                <w:webHidden/>
              </w:rPr>
            </w:r>
            <w:r w:rsidR="00380483">
              <w:rPr>
                <w:noProof/>
                <w:webHidden/>
              </w:rPr>
              <w:fldChar w:fldCharType="separate"/>
            </w:r>
            <w:r w:rsidR="00380483">
              <w:rPr>
                <w:noProof/>
                <w:webHidden/>
              </w:rPr>
              <w:t>2</w:t>
            </w:r>
            <w:r w:rsidR="00380483">
              <w:rPr>
                <w:noProof/>
                <w:webHidden/>
              </w:rPr>
              <w:fldChar w:fldCharType="end"/>
            </w:r>
          </w:hyperlink>
        </w:p>
        <w:p w14:paraId="69CEE0D6" w14:textId="6766745C" w:rsidR="00380483" w:rsidRDefault="002C6F12">
          <w:pPr>
            <w:pStyle w:val="TOC2"/>
            <w:tabs>
              <w:tab w:val="right" w:leader="dot" w:pos="9010"/>
            </w:tabs>
            <w:rPr>
              <w:rFonts w:eastAsiaTheme="minorEastAsia" w:cstheme="minorBidi"/>
              <w:i w:val="0"/>
              <w:iCs w:val="0"/>
              <w:noProof/>
              <w:sz w:val="24"/>
              <w:szCs w:val="24"/>
            </w:rPr>
          </w:pPr>
          <w:hyperlink w:anchor="_Toc63704028" w:history="1">
            <w:r w:rsidR="00380483" w:rsidRPr="00A40381">
              <w:rPr>
                <w:rStyle w:val="Hyperlink"/>
                <w:noProof/>
              </w:rPr>
              <w:t>The Problem</w:t>
            </w:r>
            <w:r w:rsidR="00380483">
              <w:rPr>
                <w:noProof/>
                <w:webHidden/>
              </w:rPr>
              <w:tab/>
            </w:r>
            <w:r w:rsidR="00380483">
              <w:rPr>
                <w:noProof/>
                <w:webHidden/>
              </w:rPr>
              <w:fldChar w:fldCharType="begin"/>
            </w:r>
            <w:r w:rsidR="00380483">
              <w:rPr>
                <w:noProof/>
                <w:webHidden/>
              </w:rPr>
              <w:instrText xml:space="preserve"> PAGEREF _Toc63704028 \h </w:instrText>
            </w:r>
            <w:r w:rsidR="00380483">
              <w:rPr>
                <w:noProof/>
                <w:webHidden/>
              </w:rPr>
            </w:r>
            <w:r w:rsidR="00380483">
              <w:rPr>
                <w:noProof/>
                <w:webHidden/>
              </w:rPr>
              <w:fldChar w:fldCharType="separate"/>
            </w:r>
            <w:r w:rsidR="00380483">
              <w:rPr>
                <w:noProof/>
                <w:webHidden/>
              </w:rPr>
              <w:t>2</w:t>
            </w:r>
            <w:r w:rsidR="00380483">
              <w:rPr>
                <w:noProof/>
                <w:webHidden/>
              </w:rPr>
              <w:fldChar w:fldCharType="end"/>
            </w:r>
          </w:hyperlink>
        </w:p>
        <w:p w14:paraId="40946090" w14:textId="5A562280" w:rsidR="00380483" w:rsidRDefault="002C6F12">
          <w:pPr>
            <w:pStyle w:val="TOC2"/>
            <w:tabs>
              <w:tab w:val="right" w:leader="dot" w:pos="9010"/>
            </w:tabs>
            <w:rPr>
              <w:rFonts w:eastAsiaTheme="minorEastAsia" w:cstheme="minorBidi"/>
              <w:i w:val="0"/>
              <w:iCs w:val="0"/>
              <w:noProof/>
              <w:sz w:val="24"/>
              <w:szCs w:val="24"/>
            </w:rPr>
          </w:pPr>
          <w:hyperlink w:anchor="_Toc63704029" w:history="1">
            <w:r w:rsidR="00380483" w:rsidRPr="00A40381">
              <w:rPr>
                <w:rStyle w:val="Hyperlink"/>
                <w:noProof/>
              </w:rPr>
              <w:t>Stakeholders</w:t>
            </w:r>
            <w:r w:rsidR="00380483">
              <w:rPr>
                <w:noProof/>
                <w:webHidden/>
              </w:rPr>
              <w:tab/>
            </w:r>
            <w:r w:rsidR="00380483">
              <w:rPr>
                <w:noProof/>
                <w:webHidden/>
              </w:rPr>
              <w:fldChar w:fldCharType="begin"/>
            </w:r>
            <w:r w:rsidR="00380483">
              <w:rPr>
                <w:noProof/>
                <w:webHidden/>
              </w:rPr>
              <w:instrText xml:space="preserve"> PAGEREF _Toc63704029 \h </w:instrText>
            </w:r>
            <w:r w:rsidR="00380483">
              <w:rPr>
                <w:noProof/>
                <w:webHidden/>
              </w:rPr>
            </w:r>
            <w:r w:rsidR="00380483">
              <w:rPr>
                <w:noProof/>
                <w:webHidden/>
              </w:rPr>
              <w:fldChar w:fldCharType="separate"/>
            </w:r>
            <w:r w:rsidR="00380483">
              <w:rPr>
                <w:noProof/>
                <w:webHidden/>
              </w:rPr>
              <w:t>2</w:t>
            </w:r>
            <w:r w:rsidR="00380483">
              <w:rPr>
                <w:noProof/>
                <w:webHidden/>
              </w:rPr>
              <w:fldChar w:fldCharType="end"/>
            </w:r>
          </w:hyperlink>
        </w:p>
        <w:p w14:paraId="17494098" w14:textId="5504E5E6" w:rsidR="00380483" w:rsidRDefault="002C6F12">
          <w:pPr>
            <w:pStyle w:val="TOC2"/>
            <w:tabs>
              <w:tab w:val="right" w:leader="dot" w:pos="9010"/>
            </w:tabs>
            <w:rPr>
              <w:rFonts w:eastAsiaTheme="minorEastAsia" w:cstheme="minorBidi"/>
              <w:i w:val="0"/>
              <w:iCs w:val="0"/>
              <w:noProof/>
              <w:sz w:val="24"/>
              <w:szCs w:val="24"/>
            </w:rPr>
          </w:pPr>
          <w:hyperlink w:anchor="_Toc63704030" w:history="1">
            <w:r w:rsidR="00380483" w:rsidRPr="00A40381">
              <w:rPr>
                <w:rStyle w:val="Hyperlink"/>
                <w:noProof/>
              </w:rPr>
              <w:t>Computational Methods</w:t>
            </w:r>
            <w:r w:rsidR="00380483">
              <w:rPr>
                <w:noProof/>
                <w:webHidden/>
              </w:rPr>
              <w:tab/>
            </w:r>
            <w:r w:rsidR="00380483">
              <w:rPr>
                <w:noProof/>
                <w:webHidden/>
              </w:rPr>
              <w:fldChar w:fldCharType="begin"/>
            </w:r>
            <w:r w:rsidR="00380483">
              <w:rPr>
                <w:noProof/>
                <w:webHidden/>
              </w:rPr>
              <w:instrText xml:space="preserve"> PAGEREF _Toc63704030 \h </w:instrText>
            </w:r>
            <w:r w:rsidR="00380483">
              <w:rPr>
                <w:noProof/>
                <w:webHidden/>
              </w:rPr>
            </w:r>
            <w:r w:rsidR="00380483">
              <w:rPr>
                <w:noProof/>
                <w:webHidden/>
              </w:rPr>
              <w:fldChar w:fldCharType="separate"/>
            </w:r>
            <w:r w:rsidR="00380483">
              <w:rPr>
                <w:noProof/>
                <w:webHidden/>
              </w:rPr>
              <w:t>2</w:t>
            </w:r>
            <w:r w:rsidR="00380483">
              <w:rPr>
                <w:noProof/>
                <w:webHidden/>
              </w:rPr>
              <w:fldChar w:fldCharType="end"/>
            </w:r>
          </w:hyperlink>
        </w:p>
        <w:p w14:paraId="703FB73F" w14:textId="0C9AC91B" w:rsidR="00380483" w:rsidRDefault="002C6F12">
          <w:pPr>
            <w:pStyle w:val="TOC2"/>
            <w:tabs>
              <w:tab w:val="right" w:leader="dot" w:pos="9010"/>
            </w:tabs>
            <w:rPr>
              <w:rFonts w:eastAsiaTheme="minorEastAsia" w:cstheme="minorBidi"/>
              <w:i w:val="0"/>
              <w:iCs w:val="0"/>
              <w:noProof/>
              <w:sz w:val="24"/>
              <w:szCs w:val="24"/>
            </w:rPr>
          </w:pPr>
          <w:hyperlink w:anchor="_Toc63704031" w:history="1">
            <w:r w:rsidR="00380483" w:rsidRPr="00A40381">
              <w:rPr>
                <w:rStyle w:val="Hyperlink"/>
                <w:noProof/>
              </w:rPr>
              <w:t>Research</w:t>
            </w:r>
            <w:r w:rsidR="00380483">
              <w:rPr>
                <w:noProof/>
                <w:webHidden/>
              </w:rPr>
              <w:tab/>
            </w:r>
            <w:r w:rsidR="00380483">
              <w:rPr>
                <w:noProof/>
                <w:webHidden/>
              </w:rPr>
              <w:fldChar w:fldCharType="begin"/>
            </w:r>
            <w:r w:rsidR="00380483">
              <w:rPr>
                <w:noProof/>
                <w:webHidden/>
              </w:rPr>
              <w:instrText xml:space="preserve"> PAGEREF _Toc63704031 \h </w:instrText>
            </w:r>
            <w:r w:rsidR="00380483">
              <w:rPr>
                <w:noProof/>
                <w:webHidden/>
              </w:rPr>
            </w:r>
            <w:r w:rsidR="00380483">
              <w:rPr>
                <w:noProof/>
                <w:webHidden/>
              </w:rPr>
              <w:fldChar w:fldCharType="separate"/>
            </w:r>
            <w:r w:rsidR="00380483">
              <w:rPr>
                <w:noProof/>
                <w:webHidden/>
              </w:rPr>
              <w:t>3</w:t>
            </w:r>
            <w:r w:rsidR="00380483">
              <w:rPr>
                <w:noProof/>
                <w:webHidden/>
              </w:rPr>
              <w:fldChar w:fldCharType="end"/>
            </w:r>
          </w:hyperlink>
        </w:p>
        <w:p w14:paraId="5765D649" w14:textId="69AFE890" w:rsidR="00380483" w:rsidRDefault="002C6F12">
          <w:pPr>
            <w:pStyle w:val="TOC3"/>
            <w:tabs>
              <w:tab w:val="right" w:leader="dot" w:pos="9010"/>
            </w:tabs>
            <w:rPr>
              <w:rFonts w:eastAsiaTheme="minorEastAsia" w:cstheme="minorBidi"/>
              <w:noProof/>
              <w:sz w:val="24"/>
              <w:szCs w:val="24"/>
            </w:rPr>
          </w:pPr>
          <w:hyperlink w:anchor="_Toc63704032" w:history="1">
            <w:r w:rsidR="00380483" w:rsidRPr="00A40381">
              <w:rPr>
                <w:rStyle w:val="Hyperlink"/>
                <w:noProof/>
              </w:rPr>
              <w:t>Existing Solutions</w:t>
            </w:r>
            <w:r w:rsidR="00380483">
              <w:rPr>
                <w:noProof/>
                <w:webHidden/>
              </w:rPr>
              <w:tab/>
            </w:r>
            <w:r w:rsidR="00380483">
              <w:rPr>
                <w:noProof/>
                <w:webHidden/>
              </w:rPr>
              <w:fldChar w:fldCharType="begin"/>
            </w:r>
            <w:r w:rsidR="00380483">
              <w:rPr>
                <w:noProof/>
                <w:webHidden/>
              </w:rPr>
              <w:instrText xml:space="preserve"> PAGEREF _Toc63704032 \h </w:instrText>
            </w:r>
            <w:r w:rsidR="00380483">
              <w:rPr>
                <w:noProof/>
                <w:webHidden/>
              </w:rPr>
            </w:r>
            <w:r w:rsidR="00380483">
              <w:rPr>
                <w:noProof/>
                <w:webHidden/>
              </w:rPr>
              <w:fldChar w:fldCharType="separate"/>
            </w:r>
            <w:r w:rsidR="00380483">
              <w:rPr>
                <w:noProof/>
                <w:webHidden/>
              </w:rPr>
              <w:t>3</w:t>
            </w:r>
            <w:r w:rsidR="00380483">
              <w:rPr>
                <w:noProof/>
                <w:webHidden/>
              </w:rPr>
              <w:fldChar w:fldCharType="end"/>
            </w:r>
          </w:hyperlink>
        </w:p>
        <w:p w14:paraId="78DA85A8" w14:textId="6713BB80" w:rsidR="00380483" w:rsidRDefault="002C6F12">
          <w:pPr>
            <w:pStyle w:val="TOC3"/>
            <w:tabs>
              <w:tab w:val="right" w:leader="dot" w:pos="9010"/>
            </w:tabs>
            <w:rPr>
              <w:rFonts w:eastAsiaTheme="minorEastAsia" w:cstheme="minorBidi"/>
              <w:noProof/>
              <w:sz w:val="24"/>
              <w:szCs w:val="24"/>
            </w:rPr>
          </w:pPr>
          <w:hyperlink w:anchor="_Toc63704033" w:history="1">
            <w:r w:rsidR="00380483" w:rsidRPr="00A40381">
              <w:rPr>
                <w:rStyle w:val="Hyperlink"/>
                <w:noProof/>
              </w:rPr>
              <w:t>Meetings</w:t>
            </w:r>
            <w:r w:rsidR="00380483">
              <w:rPr>
                <w:noProof/>
                <w:webHidden/>
              </w:rPr>
              <w:tab/>
            </w:r>
            <w:r w:rsidR="00380483">
              <w:rPr>
                <w:noProof/>
                <w:webHidden/>
              </w:rPr>
              <w:fldChar w:fldCharType="begin"/>
            </w:r>
            <w:r w:rsidR="00380483">
              <w:rPr>
                <w:noProof/>
                <w:webHidden/>
              </w:rPr>
              <w:instrText xml:space="preserve"> PAGEREF _Toc63704033 \h </w:instrText>
            </w:r>
            <w:r w:rsidR="00380483">
              <w:rPr>
                <w:noProof/>
                <w:webHidden/>
              </w:rPr>
            </w:r>
            <w:r w:rsidR="00380483">
              <w:rPr>
                <w:noProof/>
                <w:webHidden/>
              </w:rPr>
              <w:fldChar w:fldCharType="separate"/>
            </w:r>
            <w:r w:rsidR="00380483">
              <w:rPr>
                <w:noProof/>
                <w:webHidden/>
              </w:rPr>
              <w:t>3</w:t>
            </w:r>
            <w:r w:rsidR="00380483">
              <w:rPr>
                <w:noProof/>
                <w:webHidden/>
              </w:rPr>
              <w:fldChar w:fldCharType="end"/>
            </w:r>
          </w:hyperlink>
        </w:p>
        <w:p w14:paraId="724687BF" w14:textId="4597A413" w:rsidR="00380483" w:rsidRDefault="002C6F12">
          <w:pPr>
            <w:pStyle w:val="TOC2"/>
            <w:tabs>
              <w:tab w:val="right" w:leader="dot" w:pos="9010"/>
            </w:tabs>
            <w:rPr>
              <w:rFonts w:eastAsiaTheme="minorEastAsia" w:cstheme="minorBidi"/>
              <w:i w:val="0"/>
              <w:iCs w:val="0"/>
              <w:noProof/>
              <w:sz w:val="24"/>
              <w:szCs w:val="24"/>
            </w:rPr>
          </w:pPr>
          <w:hyperlink w:anchor="_Toc63704034" w:history="1">
            <w:r w:rsidR="00380483" w:rsidRPr="00A40381">
              <w:rPr>
                <w:rStyle w:val="Hyperlink"/>
                <w:noProof/>
              </w:rPr>
              <w:t>Solution Requirements</w:t>
            </w:r>
            <w:r w:rsidR="00380483">
              <w:rPr>
                <w:noProof/>
                <w:webHidden/>
              </w:rPr>
              <w:tab/>
            </w:r>
            <w:r w:rsidR="00380483">
              <w:rPr>
                <w:noProof/>
                <w:webHidden/>
              </w:rPr>
              <w:fldChar w:fldCharType="begin"/>
            </w:r>
            <w:r w:rsidR="00380483">
              <w:rPr>
                <w:noProof/>
                <w:webHidden/>
              </w:rPr>
              <w:instrText xml:space="preserve"> PAGEREF _Toc63704034 \h </w:instrText>
            </w:r>
            <w:r w:rsidR="00380483">
              <w:rPr>
                <w:noProof/>
                <w:webHidden/>
              </w:rPr>
            </w:r>
            <w:r w:rsidR="00380483">
              <w:rPr>
                <w:noProof/>
                <w:webHidden/>
              </w:rPr>
              <w:fldChar w:fldCharType="separate"/>
            </w:r>
            <w:r w:rsidR="00380483">
              <w:rPr>
                <w:noProof/>
                <w:webHidden/>
              </w:rPr>
              <w:t>4</w:t>
            </w:r>
            <w:r w:rsidR="00380483">
              <w:rPr>
                <w:noProof/>
                <w:webHidden/>
              </w:rPr>
              <w:fldChar w:fldCharType="end"/>
            </w:r>
          </w:hyperlink>
        </w:p>
        <w:p w14:paraId="16D2A532" w14:textId="233C9E3C" w:rsidR="00380483" w:rsidRDefault="002C6F12">
          <w:pPr>
            <w:pStyle w:val="TOC3"/>
            <w:tabs>
              <w:tab w:val="right" w:leader="dot" w:pos="9010"/>
            </w:tabs>
            <w:rPr>
              <w:rFonts w:eastAsiaTheme="minorEastAsia" w:cstheme="minorBidi"/>
              <w:noProof/>
              <w:sz w:val="24"/>
              <w:szCs w:val="24"/>
            </w:rPr>
          </w:pPr>
          <w:hyperlink w:anchor="_Toc63704035" w:history="1">
            <w:r w:rsidR="00380483" w:rsidRPr="00A40381">
              <w:rPr>
                <w:rStyle w:val="Hyperlink"/>
                <w:noProof/>
              </w:rPr>
              <w:t>Limitations</w:t>
            </w:r>
            <w:r w:rsidR="00380483">
              <w:rPr>
                <w:noProof/>
                <w:webHidden/>
              </w:rPr>
              <w:tab/>
            </w:r>
            <w:r w:rsidR="00380483">
              <w:rPr>
                <w:noProof/>
                <w:webHidden/>
              </w:rPr>
              <w:fldChar w:fldCharType="begin"/>
            </w:r>
            <w:r w:rsidR="00380483">
              <w:rPr>
                <w:noProof/>
                <w:webHidden/>
              </w:rPr>
              <w:instrText xml:space="preserve"> PAGEREF _Toc63704035 \h </w:instrText>
            </w:r>
            <w:r w:rsidR="00380483">
              <w:rPr>
                <w:noProof/>
                <w:webHidden/>
              </w:rPr>
            </w:r>
            <w:r w:rsidR="00380483">
              <w:rPr>
                <w:noProof/>
                <w:webHidden/>
              </w:rPr>
              <w:fldChar w:fldCharType="separate"/>
            </w:r>
            <w:r w:rsidR="00380483">
              <w:rPr>
                <w:noProof/>
                <w:webHidden/>
              </w:rPr>
              <w:t>4</w:t>
            </w:r>
            <w:r w:rsidR="00380483">
              <w:rPr>
                <w:noProof/>
                <w:webHidden/>
              </w:rPr>
              <w:fldChar w:fldCharType="end"/>
            </w:r>
          </w:hyperlink>
        </w:p>
        <w:p w14:paraId="2A183DEA" w14:textId="2271F7FF" w:rsidR="00380483" w:rsidRDefault="002C6F12">
          <w:pPr>
            <w:pStyle w:val="TOC2"/>
            <w:tabs>
              <w:tab w:val="right" w:leader="dot" w:pos="9010"/>
            </w:tabs>
            <w:rPr>
              <w:rFonts w:eastAsiaTheme="minorEastAsia" w:cstheme="minorBidi"/>
              <w:i w:val="0"/>
              <w:iCs w:val="0"/>
              <w:noProof/>
              <w:sz w:val="24"/>
              <w:szCs w:val="24"/>
            </w:rPr>
          </w:pPr>
          <w:hyperlink w:anchor="_Toc63704036" w:history="1">
            <w:r w:rsidR="00380483" w:rsidRPr="00A40381">
              <w:rPr>
                <w:rStyle w:val="Hyperlink"/>
                <w:noProof/>
              </w:rPr>
              <w:t>Hardware and Software requirements</w:t>
            </w:r>
            <w:r w:rsidR="00380483">
              <w:rPr>
                <w:noProof/>
                <w:webHidden/>
              </w:rPr>
              <w:tab/>
            </w:r>
            <w:r w:rsidR="00380483">
              <w:rPr>
                <w:noProof/>
                <w:webHidden/>
              </w:rPr>
              <w:fldChar w:fldCharType="begin"/>
            </w:r>
            <w:r w:rsidR="00380483">
              <w:rPr>
                <w:noProof/>
                <w:webHidden/>
              </w:rPr>
              <w:instrText xml:space="preserve"> PAGEREF _Toc63704036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7F0C102C" w14:textId="4D8C09FF" w:rsidR="00380483" w:rsidRDefault="002C6F12">
          <w:pPr>
            <w:pStyle w:val="TOC1"/>
            <w:tabs>
              <w:tab w:val="right" w:leader="dot" w:pos="9010"/>
            </w:tabs>
            <w:rPr>
              <w:rFonts w:eastAsiaTheme="minorEastAsia" w:cstheme="minorBidi"/>
              <w:b w:val="0"/>
              <w:bCs w:val="0"/>
              <w:i w:val="0"/>
              <w:iCs w:val="0"/>
              <w:noProof/>
            </w:rPr>
          </w:pPr>
          <w:hyperlink w:anchor="_Toc63704037" w:history="1">
            <w:r w:rsidR="00380483" w:rsidRPr="00A40381">
              <w:rPr>
                <w:rStyle w:val="Hyperlink"/>
                <w:noProof/>
              </w:rPr>
              <w:t>Design</w:t>
            </w:r>
            <w:r w:rsidR="00380483">
              <w:rPr>
                <w:noProof/>
                <w:webHidden/>
              </w:rPr>
              <w:tab/>
            </w:r>
            <w:r w:rsidR="00380483">
              <w:rPr>
                <w:noProof/>
                <w:webHidden/>
              </w:rPr>
              <w:fldChar w:fldCharType="begin"/>
            </w:r>
            <w:r w:rsidR="00380483">
              <w:rPr>
                <w:noProof/>
                <w:webHidden/>
              </w:rPr>
              <w:instrText xml:space="preserve"> PAGEREF _Toc63704037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0CD563D8" w14:textId="46A46E9B" w:rsidR="00380483" w:rsidRDefault="002C6F12">
          <w:pPr>
            <w:pStyle w:val="TOC2"/>
            <w:tabs>
              <w:tab w:val="right" w:leader="dot" w:pos="9010"/>
            </w:tabs>
            <w:rPr>
              <w:rFonts w:eastAsiaTheme="minorEastAsia" w:cstheme="minorBidi"/>
              <w:i w:val="0"/>
              <w:iCs w:val="0"/>
              <w:noProof/>
              <w:sz w:val="24"/>
              <w:szCs w:val="24"/>
            </w:rPr>
          </w:pPr>
          <w:hyperlink w:anchor="_Toc63704038" w:history="1">
            <w:r w:rsidR="00380483" w:rsidRPr="00A40381">
              <w:rPr>
                <w:rStyle w:val="Hyperlink"/>
                <w:noProof/>
              </w:rPr>
              <w:t>Description</w:t>
            </w:r>
            <w:r w:rsidR="00380483">
              <w:rPr>
                <w:noProof/>
                <w:webHidden/>
              </w:rPr>
              <w:tab/>
            </w:r>
            <w:r w:rsidR="00380483">
              <w:rPr>
                <w:noProof/>
                <w:webHidden/>
              </w:rPr>
              <w:fldChar w:fldCharType="begin"/>
            </w:r>
            <w:r w:rsidR="00380483">
              <w:rPr>
                <w:noProof/>
                <w:webHidden/>
              </w:rPr>
              <w:instrText xml:space="preserve"> PAGEREF _Toc63704038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716412AF" w14:textId="73179C6C" w:rsidR="00380483" w:rsidRDefault="002C6F12">
          <w:pPr>
            <w:pStyle w:val="TOC2"/>
            <w:tabs>
              <w:tab w:val="right" w:leader="dot" w:pos="9010"/>
            </w:tabs>
            <w:rPr>
              <w:rFonts w:eastAsiaTheme="minorEastAsia" w:cstheme="minorBidi"/>
              <w:i w:val="0"/>
              <w:iCs w:val="0"/>
              <w:noProof/>
              <w:sz w:val="24"/>
              <w:szCs w:val="24"/>
            </w:rPr>
          </w:pPr>
          <w:hyperlink w:anchor="_Toc63704039" w:history="1">
            <w:r w:rsidR="00380483" w:rsidRPr="00A40381">
              <w:rPr>
                <w:rStyle w:val="Hyperlink"/>
                <w:noProof/>
              </w:rPr>
              <w:t>User Experience</w:t>
            </w:r>
            <w:r w:rsidR="00380483">
              <w:rPr>
                <w:noProof/>
                <w:webHidden/>
              </w:rPr>
              <w:tab/>
            </w:r>
            <w:r w:rsidR="00380483">
              <w:rPr>
                <w:noProof/>
                <w:webHidden/>
              </w:rPr>
              <w:fldChar w:fldCharType="begin"/>
            </w:r>
            <w:r w:rsidR="00380483">
              <w:rPr>
                <w:noProof/>
                <w:webHidden/>
              </w:rPr>
              <w:instrText xml:space="preserve"> PAGEREF _Toc63704039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272DACC6" w14:textId="660C850C" w:rsidR="00380483" w:rsidRDefault="002C6F12">
          <w:pPr>
            <w:pStyle w:val="TOC3"/>
            <w:tabs>
              <w:tab w:val="right" w:leader="dot" w:pos="9010"/>
            </w:tabs>
            <w:rPr>
              <w:rFonts w:eastAsiaTheme="minorEastAsia" w:cstheme="minorBidi"/>
              <w:noProof/>
              <w:sz w:val="24"/>
              <w:szCs w:val="24"/>
            </w:rPr>
          </w:pPr>
          <w:hyperlink w:anchor="_Toc63704040" w:history="1">
            <w:r w:rsidR="00380483" w:rsidRPr="00A40381">
              <w:rPr>
                <w:rStyle w:val="Hyperlink"/>
                <w:noProof/>
              </w:rPr>
              <w:t>Picture of user interface plan goes here</w:t>
            </w:r>
            <w:r w:rsidR="00380483">
              <w:rPr>
                <w:noProof/>
                <w:webHidden/>
              </w:rPr>
              <w:tab/>
            </w:r>
            <w:r w:rsidR="00380483">
              <w:rPr>
                <w:noProof/>
                <w:webHidden/>
              </w:rPr>
              <w:fldChar w:fldCharType="begin"/>
            </w:r>
            <w:r w:rsidR="00380483">
              <w:rPr>
                <w:noProof/>
                <w:webHidden/>
              </w:rPr>
              <w:instrText xml:space="preserve"> PAGEREF _Toc63704040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1E4A02AC" w14:textId="4C9AC8FA" w:rsidR="00380483" w:rsidRDefault="002C6F12">
          <w:pPr>
            <w:pStyle w:val="TOC3"/>
            <w:tabs>
              <w:tab w:val="right" w:leader="dot" w:pos="9010"/>
            </w:tabs>
            <w:rPr>
              <w:rFonts w:eastAsiaTheme="minorEastAsia" w:cstheme="minorBidi"/>
              <w:noProof/>
              <w:sz w:val="24"/>
              <w:szCs w:val="24"/>
            </w:rPr>
          </w:pPr>
          <w:hyperlink w:anchor="_Toc63704041" w:history="1">
            <w:r w:rsidR="00380483" w:rsidRPr="00A40381">
              <w:rPr>
                <w:rStyle w:val="Hyperlink"/>
                <w:noProof/>
              </w:rPr>
              <w:t>Picture of user journey flow chart goes here</w:t>
            </w:r>
            <w:r w:rsidR="00380483">
              <w:rPr>
                <w:noProof/>
                <w:webHidden/>
              </w:rPr>
              <w:tab/>
            </w:r>
            <w:r w:rsidR="00380483">
              <w:rPr>
                <w:noProof/>
                <w:webHidden/>
              </w:rPr>
              <w:fldChar w:fldCharType="begin"/>
            </w:r>
            <w:r w:rsidR="00380483">
              <w:rPr>
                <w:noProof/>
                <w:webHidden/>
              </w:rPr>
              <w:instrText xml:space="preserve"> PAGEREF _Toc63704041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185532B0" w14:textId="773AB122" w:rsidR="00380483" w:rsidRDefault="002C6F12">
          <w:pPr>
            <w:pStyle w:val="TOC2"/>
            <w:tabs>
              <w:tab w:val="right" w:leader="dot" w:pos="9010"/>
            </w:tabs>
            <w:rPr>
              <w:rFonts w:eastAsiaTheme="minorEastAsia" w:cstheme="minorBidi"/>
              <w:i w:val="0"/>
              <w:iCs w:val="0"/>
              <w:noProof/>
              <w:sz w:val="24"/>
              <w:szCs w:val="24"/>
            </w:rPr>
          </w:pPr>
          <w:hyperlink w:anchor="_Toc63704042" w:history="1">
            <w:r w:rsidR="00380483" w:rsidRPr="00A40381">
              <w:rPr>
                <w:rStyle w:val="Hyperlink"/>
                <w:noProof/>
              </w:rPr>
              <w:t>Program Interactions</w:t>
            </w:r>
            <w:r w:rsidR="00380483">
              <w:rPr>
                <w:noProof/>
                <w:webHidden/>
              </w:rPr>
              <w:tab/>
            </w:r>
            <w:r w:rsidR="00380483">
              <w:rPr>
                <w:noProof/>
                <w:webHidden/>
              </w:rPr>
              <w:fldChar w:fldCharType="begin"/>
            </w:r>
            <w:r w:rsidR="00380483">
              <w:rPr>
                <w:noProof/>
                <w:webHidden/>
              </w:rPr>
              <w:instrText xml:space="preserve"> PAGEREF _Toc63704042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1786583E" w14:textId="6D566C44" w:rsidR="00380483" w:rsidRDefault="002C6F12">
          <w:pPr>
            <w:pStyle w:val="TOC3"/>
            <w:tabs>
              <w:tab w:val="right" w:leader="dot" w:pos="9010"/>
            </w:tabs>
            <w:rPr>
              <w:rFonts w:eastAsiaTheme="minorEastAsia" w:cstheme="minorBidi"/>
              <w:noProof/>
              <w:sz w:val="24"/>
              <w:szCs w:val="24"/>
            </w:rPr>
          </w:pPr>
          <w:hyperlink w:anchor="_Toc63704043" w:history="1">
            <w:r w:rsidR="00380483" w:rsidRPr="00A40381">
              <w:rPr>
                <w:rStyle w:val="Hyperlink"/>
                <w:noProof/>
              </w:rPr>
              <w:t>This is a heading for a picture of all the interactions between functions and maybe structures in the program but there aren’t actually any structures except some borrowed from the standard library.</w:t>
            </w:r>
            <w:r w:rsidR="00380483">
              <w:rPr>
                <w:noProof/>
                <w:webHidden/>
              </w:rPr>
              <w:tab/>
            </w:r>
            <w:r w:rsidR="00380483">
              <w:rPr>
                <w:noProof/>
                <w:webHidden/>
              </w:rPr>
              <w:fldChar w:fldCharType="begin"/>
            </w:r>
            <w:r w:rsidR="00380483">
              <w:rPr>
                <w:noProof/>
                <w:webHidden/>
              </w:rPr>
              <w:instrText xml:space="preserve"> PAGEREF _Toc63704043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17F3EEE2" w14:textId="31F0D6ED" w:rsidR="00380483" w:rsidRDefault="002C6F12">
          <w:pPr>
            <w:pStyle w:val="TOC3"/>
            <w:tabs>
              <w:tab w:val="right" w:leader="dot" w:pos="9010"/>
            </w:tabs>
            <w:rPr>
              <w:rFonts w:eastAsiaTheme="minorEastAsia" w:cstheme="minorBidi"/>
              <w:noProof/>
              <w:sz w:val="24"/>
              <w:szCs w:val="24"/>
            </w:rPr>
          </w:pPr>
          <w:hyperlink w:anchor="_Toc63704044" w:history="1">
            <w:r w:rsidR="00380483" w:rsidRPr="00A40381">
              <w:rPr>
                <w:rStyle w:val="Hyperlink"/>
                <w:noProof/>
              </w:rPr>
              <w:t>This is a heading for all the algorithms that actually exist and maybe flowcharts for them because the examiners hopefully like flowcharts</w:t>
            </w:r>
            <w:r w:rsidR="00380483">
              <w:rPr>
                <w:noProof/>
                <w:webHidden/>
              </w:rPr>
              <w:tab/>
            </w:r>
            <w:r w:rsidR="00380483">
              <w:rPr>
                <w:noProof/>
                <w:webHidden/>
              </w:rPr>
              <w:fldChar w:fldCharType="begin"/>
            </w:r>
            <w:r w:rsidR="00380483">
              <w:rPr>
                <w:noProof/>
                <w:webHidden/>
              </w:rPr>
              <w:instrText xml:space="preserve"> PAGEREF _Toc63704044 \h </w:instrText>
            </w:r>
            <w:r w:rsidR="00380483">
              <w:rPr>
                <w:noProof/>
                <w:webHidden/>
              </w:rPr>
            </w:r>
            <w:r w:rsidR="00380483">
              <w:rPr>
                <w:noProof/>
                <w:webHidden/>
              </w:rPr>
              <w:fldChar w:fldCharType="separate"/>
            </w:r>
            <w:r w:rsidR="00380483">
              <w:rPr>
                <w:noProof/>
                <w:webHidden/>
              </w:rPr>
              <w:t>5</w:t>
            </w:r>
            <w:r w:rsidR="00380483">
              <w:rPr>
                <w:noProof/>
                <w:webHidden/>
              </w:rPr>
              <w:fldChar w:fldCharType="end"/>
            </w:r>
          </w:hyperlink>
        </w:p>
        <w:p w14:paraId="4CDDA2E0" w14:textId="04201BF6" w:rsidR="007445F8" w:rsidRDefault="007445F8">
          <w:r>
            <w:rPr>
              <w:b/>
              <w:bCs/>
              <w:noProof/>
            </w:rPr>
            <w:fldChar w:fldCharType="end"/>
          </w:r>
        </w:p>
      </w:sdtContent>
    </w:sdt>
    <w:p w14:paraId="6DBE4909" w14:textId="77777777" w:rsidR="007445F8" w:rsidRDefault="007445F8">
      <w:r>
        <w:br w:type="page"/>
      </w:r>
    </w:p>
    <w:p w14:paraId="3804C586" w14:textId="77777777" w:rsidR="007C5952" w:rsidRDefault="007445F8" w:rsidP="007445F8">
      <w:pPr>
        <w:pStyle w:val="Heading1"/>
      </w:pPr>
      <w:bookmarkStart w:id="0" w:name="_Toc63704027"/>
      <w:r>
        <w:lastRenderedPageBreak/>
        <w:t>Analysis</w:t>
      </w:r>
      <w:bookmarkEnd w:id="0"/>
    </w:p>
    <w:p w14:paraId="2A1A64D9" w14:textId="77777777" w:rsidR="007445F8" w:rsidRDefault="007445F8" w:rsidP="007445F8">
      <w:pPr>
        <w:pStyle w:val="Heading2"/>
      </w:pPr>
      <w:bookmarkStart w:id="1" w:name="_Toc63704028"/>
      <w:r>
        <w:t xml:space="preserve">The </w:t>
      </w:r>
      <w:r w:rsidR="00452460">
        <w:t>P</w:t>
      </w:r>
      <w:r>
        <w:t>roblem</w:t>
      </w:r>
      <w:bookmarkEnd w:id="1"/>
    </w:p>
    <w:p w14:paraId="519B9107" w14:textId="77777777" w:rsidR="007445F8" w:rsidRDefault="007445F8" w:rsidP="007445F8">
      <w:r>
        <w:t>In studying marine wildlife</w:t>
      </w:r>
      <w:r w:rsidR="00C74EA5">
        <w:t xml:space="preserve"> such as whales and dolphins</w:t>
      </w:r>
      <w:r>
        <w:t xml:space="preserve">, researchers sometimes use </w:t>
      </w:r>
      <w:r w:rsidR="00A23277">
        <w:t xml:space="preserve">tags that can be stuck onto the animals and then either transmit data or be collected later. These tags </w:t>
      </w:r>
      <w:r w:rsidR="00C74EA5">
        <w:t>collect large amounts of information about the movements of the animal including depth, accelerometer readings and magnetometer readings, which allow the researchers to later determine which direction the animal is pointing and moving. For more detailed pieces of data, this might be sampled many times a second over a number of hours before the tag detaches and can be collected. Other data, such as depth, might be sampled only once every few seconds over a period of a few weeks, transmitting the data via satellite every time the animal surfaces.</w:t>
      </w:r>
    </w:p>
    <w:p w14:paraId="58179C39" w14:textId="21AD4C18" w:rsidR="00C74EA5" w:rsidRDefault="00C74EA5" w:rsidP="007445F8">
      <w:r>
        <w:t xml:space="preserve">Due to the large volume of data collected, and the many different elements, it can be difficult to visualise the data. </w:t>
      </w:r>
      <w:r w:rsidRPr="00CE1A3F">
        <w:rPr>
          <w:highlight w:val="cyan"/>
        </w:rPr>
        <w:t xml:space="preserve">Researchers often use software </w:t>
      </w:r>
      <w:r w:rsidR="00CE1A3F" w:rsidRPr="00CE1A3F">
        <w:rPr>
          <w:highlight w:val="cyan"/>
        </w:rPr>
        <w:t>similar to</w:t>
      </w:r>
      <w:r w:rsidRPr="00CE1A3F">
        <w:rPr>
          <w:highlight w:val="cyan"/>
        </w:rPr>
        <w:t xml:space="preserve"> MATLAB and R to analyse the data, but it can be difficult to visualise multiple pieces of data concurrently, and these tools often suffer from speed problems when attempting to perform more complex operations and visualisations</w:t>
      </w:r>
      <w:r w:rsidR="00995A21" w:rsidRPr="00CE1A3F">
        <w:rPr>
          <w:highlight w:val="cyan"/>
        </w:rPr>
        <w:t>.</w:t>
      </w:r>
      <w:r w:rsidR="00995A21">
        <w:t xml:space="preserve"> These tools are also sometimes difficult to use to provide an interactive user interface and instead generally provide a visualisation only by running the code that cannot be manipulated without changing the code and running the analysis again.</w:t>
      </w:r>
    </w:p>
    <w:p w14:paraId="1CD11904" w14:textId="77777777" w:rsidR="00E43FA8" w:rsidRDefault="00E43FA8" w:rsidP="007445F8">
      <w:r>
        <w:t xml:space="preserve">I believe that this can be improved by providing a program that is able to display an animation of the animal that can be played similar to a video, displaying the behaviour of the animal through time. This software would allow the researchers to visualise multiple </w:t>
      </w:r>
      <w:r w:rsidR="007D51DE">
        <w:t>elements of the data they collect concurrently rather than one at a time, and would reduce the amount of time spent writing code to display one set of data.</w:t>
      </w:r>
    </w:p>
    <w:p w14:paraId="1CB96DEB" w14:textId="77777777" w:rsidR="00995A21" w:rsidRDefault="00452460" w:rsidP="00E43FA8">
      <w:pPr>
        <w:pStyle w:val="Heading2"/>
      </w:pPr>
      <w:bookmarkStart w:id="2" w:name="_Toc63704029"/>
      <w:r>
        <w:t>S</w:t>
      </w:r>
      <w:r w:rsidR="00E43FA8">
        <w:t>takeholders</w:t>
      </w:r>
      <w:bookmarkEnd w:id="2"/>
    </w:p>
    <w:p w14:paraId="10BAA472" w14:textId="77777777" w:rsidR="00E43FA8" w:rsidRDefault="007D51DE" w:rsidP="00E43FA8">
      <w:r>
        <w:t xml:space="preserve">This software would likely be useful to many different research groups. However, I have been in contact with </w:t>
      </w:r>
      <w:r w:rsidR="000857CC">
        <w:t>a researcher</w:t>
      </w:r>
      <w:r>
        <w:t xml:space="preserve"> at Duke University in the US and will initially tailor the software to their specific set of data.</w:t>
      </w:r>
    </w:p>
    <w:p w14:paraId="6343553F" w14:textId="77777777" w:rsidR="00452460" w:rsidRDefault="00452460" w:rsidP="00E43FA8"/>
    <w:p w14:paraId="292A35B1" w14:textId="77777777" w:rsidR="007D51DE" w:rsidRDefault="007D51DE" w:rsidP="007D51DE">
      <w:pPr>
        <w:pStyle w:val="Heading2"/>
      </w:pPr>
      <w:bookmarkStart w:id="3" w:name="_Toc63704030"/>
      <w:r>
        <w:t xml:space="preserve">Computational </w:t>
      </w:r>
      <w:r w:rsidR="00452460">
        <w:t>M</w:t>
      </w:r>
      <w:r>
        <w:t>ethods</w:t>
      </w:r>
      <w:bookmarkEnd w:id="3"/>
    </w:p>
    <w:p w14:paraId="535A9F0A" w14:textId="7E3662FA" w:rsidR="007D51DE" w:rsidRDefault="007D51DE" w:rsidP="007D51DE">
      <w:r>
        <w:t>This problem requires the analysis and visualisation of hundreds of thousands of elements of data</w:t>
      </w:r>
      <w:r w:rsidR="00D535F6">
        <w:t xml:space="preserve"> (including heading, depth, accelerometer readings and audio data)</w:t>
      </w:r>
      <w:r>
        <w:t xml:space="preserve"> stored on a computer’s hard drive in a short time, and the display of this data for easy examination by the end user. A computer is required to retrieve the data, and with the massive amount a computer is the only way the data could be analysed reliably and efficiently in a reasonable time.</w:t>
      </w:r>
    </w:p>
    <w:p w14:paraId="5694375F" w14:textId="53D77892" w:rsidR="003C2FA9" w:rsidRDefault="003C2FA9" w:rsidP="007D51DE">
      <w:r>
        <w:t>Significant use of techniques such as parallel processing can be used to speed up initial analysis of the data and reduce the time it takes to display this on the screen.</w:t>
      </w:r>
    </w:p>
    <w:p w14:paraId="0C394FE2" w14:textId="7E916499" w:rsidR="00766299" w:rsidRPr="00766299" w:rsidRDefault="00766299" w:rsidP="007D51DE">
      <w:pPr>
        <w:rPr>
          <w:color w:val="FFFFFF" w:themeColor="background1"/>
        </w:rPr>
      </w:pPr>
      <w:r w:rsidRPr="00766299">
        <w:rPr>
          <w:color w:val="FFFFFF" w:themeColor="background1"/>
          <w:highlight w:val="red"/>
        </w:rPr>
        <w:t>Expand this: Problem recognition, decomposition, divide and conquer, abstraction, et cetera.</w:t>
      </w:r>
    </w:p>
    <w:p w14:paraId="0F1D1134" w14:textId="77777777" w:rsidR="00BB0CFE" w:rsidRDefault="00BB0CFE" w:rsidP="007D51DE"/>
    <w:p w14:paraId="6929BBA0" w14:textId="77777777" w:rsidR="00BB0CFE" w:rsidRDefault="00BB0CFE" w:rsidP="007D51DE"/>
    <w:p w14:paraId="010FCAC3" w14:textId="77777777" w:rsidR="003C2FA9" w:rsidRPr="003C2FA9" w:rsidRDefault="00713ED8" w:rsidP="00BB0CFE">
      <w:pPr>
        <w:pStyle w:val="Heading2"/>
      </w:pPr>
      <w:bookmarkStart w:id="4" w:name="_Toc63704031"/>
      <w:r>
        <w:t>Research</w:t>
      </w:r>
      <w:bookmarkEnd w:id="4"/>
    </w:p>
    <w:p w14:paraId="55E241F4" w14:textId="77777777" w:rsidR="00713ED8" w:rsidRDefault="00713ED8" w:rsidP="00713ED8">
      <w:pPr>
        <w:pStyle w:val="Heading3"/>
      </w:pPr>
      <w:bookmarkStart w:id="5" w:name="_Toc63704032"/>
      <w:r>
        <w:t>Existing Solutions</w:t>
      </w:r>
      <w:bookmarkEnd w:id="5"/>
    </w:p>
    <w:p w14:paraId="64090070" w14:textId="40B10D9C" w:rsidR="00B67A42" w:rsidRDefault="00134CE5" w:rsidP="00713ED8">
      <w:r>
        <w:t xml:space="preserve">Currently, </w:t>
      </w:r>
      <w:r w:rsidR="000857CC">
        <w:t>the group I am working with uses MATLAB and R to generate visualisations such as the one seen in Figure 2 of (</w:t>
      </w:r>
      <w:commentRangeStart w:id="6"/>
      <w:r w:rsidR="000857CC">
        <w:t xml:space="preserve">most recent paper about deep dives). </w:t>
      </w:r>
      <w:commentRangeEnd w:id="6"/>
      <w:r w:rsidR="00B87CC8">
        <w:rPr>
          <w:rStyle w:val="CommentReference"/>
        </w:rPr>
        <w:commentReference w:id="6"/>
      </w:r>
      <w:r w:rsidR="00E05276" w:rsidRPr="00E05276">
        <w:rPr>
          <w:highlight w:val="cyan"/>
        </w:rPr>
        <w:t>[</w:t>
      </w:r>
      <w:r w:rsidR="00E05276">
        <w:rPr>
          <w:highlight w:val="cyan"/>
        </w:rPr>
        <w:t>Reference paper</w:t>
      </w:r>
      <w:r w:rsidR="00E05276" w:rsidRPr="00E05276">
        <w:rPr>
          <w:highlight w:val="cyan"/>
        </w:rPr>
        <w:t>]</w:t>
      </w:r>
      <w:r w:rsidR="000857CC">
        <w:t>This visualisation, along with others, generally take the form of bar charts or scatter graphs.</w:t>
      </w:r>
    </w:p>
    <w:p w14:paraId="4862A2FA" w14:textId="0580A919" w:rsidR="00713ED8" w:rsidRDefault="000857CC" w:rsidP="00713ED8">
      <w:r>
        <w:t xml:space="preserve">Generating these visualisations in </w:t>
      </w:r>
      <w:r w:rsidR="00B67A42">
        <w:t>MATLAB</w:t>
      </w:r>
      <w:r>
        <w:t xml:space="preserve"> requires a small amount of programming</w:t>
      </w:r>
      <w:r w:rsidR="00B67A42">
        <w:t xml:space="preserve"> to import the data then put it on a graph</w:t>
      </w:r>
      <w:r>
        <w:t>, and it can then generate a</w:t>
      </w:r>
      <w:r w:rsidR="00B67A42">
        <w:t xml:space="preserve"> static image. Changing the image requires changing the code written to display it. MATLAB also has the capability to generate graphical user interfaces and </w:t>
      </w:r>
      <w:r w:rsidR="00CF439C">
        <w:t xml:space="preserve">probably </w:t>
      </w:r>
      <w:r w:rsidR="00B67A42">
        <w:t>dynamic visualisations of data</w:t>
      </w:r>
      <w:r w:rsidR="00CF439C">
        <w:t>, although I have not tested this myself. However, this capability requires a large amount more code than generating basic visualisations, and so is not used often, if at all, by the group. MATLAB is also paid software, costing over £100 for a home licence and significantly more for a site licence.</w:t>
      </w:r>
      <w:r w:rsidR="00CE1A3F">
        <w:t xml:space="preserve"> </w:t>
      </w:r>
      <w:r w:rsidR="00CE1A3F" w:rsidRPr="00CE1A3F">
        <w:rPr>
          <w:highlight w:val="cyan"/>
        </w:rPr>
        <w:t>[Reference MATLAB website for cost and abilities]</w:t>
      </w:r>
    </w:p>
    <w:p w14:paraId="0B1325F1" w14:textId="3C95BC3F" w:rsidR="00CF439C" w:rsidRDefault="00CF439C" w:rsidP="00713ED8">
      <w:r>
        <w:t>R is a programming language designed for data handling and analysis</w:t>
      </w:r>
      <w:r w:rsidR="00CE1A3F">
        <w:t xml:space="preserve"> </w:t>
      </w:r>
      <w:r w:rsidR="00CE1A3F" w:rsidRPr="00CE1A3F">
        <w:rPr>
          <w:highlight w:val="cyan"/>
        </w:rPr>
        <w:t>[Reference R documentation]</w:t>
      </w:r>
      <w:r w:rsidRPr="00CE1A3F">
        <w:rPr>
          <w:highlight w:val="cyan"/>
        </w:rPr>
        <w:t>.</w:t>
      </w:r>
      <w:r>
        <w:t xml:space="preserve"> It is also able to generate basic visualisations with little code, but again requires a large amount to create a GUI application.</w:t>
      </w:r>
      <w:r w:rsidR="00D535F6">
        <w:t xml:space="preserve"> This would most likely be accomplished with a library similar to GTK</w:t>
      </w:r>
      <w:r w:rsidR="00CE1A3F">
        <w:t xml:space="preserve"> </w:t>
      </w:r>
      <w:r w:rsidR="00CE1A3F" w:rsidRPr="00CE1A3F">
        <w:rPr>
          <w:highlight w:val="cyan"/>
        </w:rPr>
        <w:t>[Reference GTK website]</w:t>
      </w:r>
      <w:r w:rsidR="00D535F6" w:rsidRPr="00CE1A3F">
        <w:rPr>
          <w:highlight w:val="cyan"/>
        </w:rPr>
        <w:t>,</w:t>
      </w:r>
      <w:r w:rsidR="00D535F6">
        <w:t xml:space="preserve"> and viewing a 3D model would require further external libraries and code.</w:t>
      </w:r>
    </w:p>
    <w:p w14:paraId="78A34F36" w14:textId="674B1E3B" w:rsidR="00CF439C" w:rsidRDefault="00D535F6" w:rsidP="00BE46E1">
      <w:r>
        <w:t>Due to the requirements</w:t>
      </w:r>
      <w:r w:rsidR="00BE46E1">
        <w:t xml:space="preserve"> in terms of code and external libraries and additional expertise in programming</w:t>
      </w:r>
      <w:r>
        <w:t xml:space="preserve">, </w:t>
      </w:r>
      <w:r w:rsidR="00BE46E1">
        <w:t>visualisations of the sort that would bring together all the pieces of data into a single visualisation are out of reach for the group, meaning these existing solutions are insufficient for the problem.</w:t>
      </w:r>
    </w:p>
    <w:p w14:paraId="47D3A955" w14:textId="6C50A0F4" w:rsidR="00BE46E1" w:rsidRDefault="00BE46E1" w:rsidP="00BE46E1">
      <w:r>
        <w:t xml:space="preserve">In addition, both these solutions are interpreted languages. While a well-optimised interpreter can run at a decent pace, it is </w:t>
      </w:r>
      <w:r w:rsidR="00CE1A3F">
        <w:t>much</w:t>
      </w:r>
      <w:r>
        <w:t xml:space="preserve"> slower than a compiled language</w:t>
      </w:r>
      <w:r w:rsidR="00CE1A3F">
        <w:t xml:space="preserve"> </w:t>
      </w:r>
      <w:r w:rsidR="00CE1A3F" w:rsidRPr="00CE1A3F">
        <w:rPr>
          <w:highlight w:val="cyan"/>
        </w:rPr>
        <w:t>[Find something to demonstrate speed difference]</w:t>
      </w:r>
      <w:r>
        <w:t xml:space="preserve"> for operations that need to be interpreted, so most heavy data processing needs to be done with calls to compiled code. This would either be in the form of the built-in standard library or further external libraries, and code still has to be interpreted in order to make the actual decisions on what is done with the data once the processing has happened. This means that, while it may be possible to write a program using these languages to process and display the data</w:t>
      </w:r>
      <w:r w:rsidR="009113A6">
        <w:t xml:space="preserve"> at a smooth rate, </w:t>
      </w:r>
      <w:r w:rsidR="00CE1A3F">
        <w:t xml:space="preserve">I believe </w:t>
      </w:r>
      <w:r w:rsidR="009113A6">
        <w:t>it would likely require in-depth knowledge of how the software and hardware work in order to optimise the code to a sufficient level.</w:t>
      </w:r>
    </w:p>
    <w:p w14:paraId="6C3B962B" w14:textId="27E639E9" w:rsidR="0092737E" w:rsidRPr="0092737E" w:rsidRDefault="0092737E" w:rsidP="00BE46E1">
      <w:pPr>
        <w:rPr>
          <w:color w:val="FFFFFF" w:themeColor="background1"/>
        </w:rPr>
      </w:pPr>
      <w:r w:rsidRPr="0092737E">
        <w:rPr>
          <w:color w:val="FFFFFF" w:themeColor="background1"/>
          <w:highlight w:val="red"/>
        </w:rPr>
        <w:t>Add in images of these two solutions?</w:t>
      </w:r>
    </w:p>
    <w:p w14:paraId="2C22C174" w14:textId="77777777" w:rsidR="00713ED8" w:rsidRDefault="00713ED8" w:rsidP="00713ED8">
      <w:pPr>
        <w:pStyle w:val="Heading3"/>
      </w:pPr>
      <w:bookmarkStart w:id="7" w:name="_Toc63704033"/>
      <w:r>
        <w:t>Meetings</w:t>
      </w:r>
      <w:bookmarkEnd w:id="7"/>
    </w:p>
    <w:p w14:paraId="4C645C47" w14:textId="64FFFF96" w:rsidR="002F2453" w:rsidRDefault="003C2FA9" w:rsidP="00713ED8">
      <w:r>
        <w:t>I met with my client on the 19</w:t>
      </w:r>
      <w:r w:rsidRPr="003C2FA9">
        <w:rPr>
          <w:vertAlign w:val="superscript"/>
        </w:rPr>
        <w:t>th</w:t>
      </w:r>
      <w:r>
        <w:t xml:space="preserve"> of October 2020 over a zoom call. In attendance were my client</w:t>
      </w:r>
      <w:ins w:id="8" w:author="Dominic Wilkinson" w:date="2020-11-01T10:39:00Z">
        <w:r w:rsidR="00B87CC8">
          <w:t xml:space="preserve">, </w:t>
        </w:r>
      </w:ins>
      <w:r>
        <w:t>my computing teacher</w:t>
      </w:r>
      <w:r w:rsidR="00B87CC8" w:rsidRPr="00B87CC8">
        <w:t xml:space="preserve"> </w:t>
      </w:r>
      <w:r w:rsidR="00B87CC8">
        <w:t>and myself</w:t>
      </w:r>
      <w:r>
        <w:t xml:space="preserve">. During the meeting, </w:t>
      </w:r>
      <w:r w:rsidR="00CD052B">
        <w:t xml:space="preserve">the client described her research and her basic requirements for a solution. One important point is that they are able to visualise pieces of data individually, but it is difficult to </w:t>
      </w:r>
      <w:r w:rsidR="002F2453">
        <w:t xml:space="preserve">put all the data together into a single visualisation and see how it relates. I also asked about the hardware capabilities of the computers they would be likely to run the solution on. These are two or three year old desktop </w:t>
      </w:r>
      <w:r w:rsidR="001F6BF7">
        <w:t xml:space="preserve">computers with intel core i7 processors. This means that they should support modern graphics APIs for a 3D visualisation, and they will have </w:t>
      </w:r>
      <w:r w:rsidR="001F6BF7">
        <w:lastRenderedPageBreak/>
        <w:t>multiple cores and likely hyperthreading, meaning multithreading the solution will have a large performance impact</w:t>
      </w:r>
      <w:r w:rsidR="006D6C74">
        <w:t xml:space="preserve"> </w:t>
      </w:r>
      <w:r w:rsidR="006D6C74" w:rsidRPr="006D6C74">
        <w:rPr>
          <w:highlight w:val="cyan"/>
        </w:rPr>
        <w:t>[Re</w:t>
      </w:r>
      <w:r w:rsidR="006D6C74">
        <w:rPr>
          <w:highlight w:val="cyan"/>
        </w:rPr>
        <w:t>ference spec sheets for example processor?</w:t>
      </w:r>
      <w:r w:rsidR="006D6C74" w:rsidRPr="006D6C74">
        <w:rPr>
          <w:highlight w:val="cyan"/>
        </w:rPr>
        <w:t>]</w:t>
      </w:r>
      <w:r w:rsidR="001F6BF7">
        <w:t>.</w:t>
      </w:r>
      <w:r w:rsidR="00CE1A3F">
        <w:t xml:space="preserve"> My client told me that they currently use R for most of what they need, but sometimes also use MATLAB.</w:t>
      </w:r>
      <w:r w:rsidR="001F6BF7">
        <w:t xml:space="preserve"> We discussed </w:t>
      </w:r>
      <w:r w:rsidR="000B33E6">
        <w:t xml:space="preserve">a few </w:t>
      </w:r>
      <w:r w:rsidR="001F6BF7">
        <w:t xml:space="preserve">different potential </w:t>
      </w:r>
      <w:r w:rsidR="000B33E6">
        <w:t>projects to help analyse the data, including pattern recognition or other similar applications, but settled on a 3D visualisation as the core feature because it is something that they do not have the capabilities to do at all currently.</w:t>
      </w:r>
    </w:p>
    <w:p w14:paraId="4BFD166D" w14:textId="475233E1" w:rsidR="006D4100" w:rsidRDefault="006D4100" w:rsidP="00713ED8"/>
    <w:p w14:paraId="379D283D" w14:textId="61BC6150" w:rsidR="006D4100" w:rsidRDefault="006D4100" w:rsidP="00713ED8">
      <w:r>
        <w:t>I met again with my client on the 11</w:t>
      </w:r>
      <w:r w:rsidRPr="006D4100">
        <w:rPr>
          <w:vertAlign w:val="superscript"/>
        </w:rPr>
        <w:t>th</w:t>
      </w:r>
      <w:r>
        <w:t xml:space="preserve"> of February 2021 over google meet. </w:t>
      </w:r>
      <w:r>
        <w:t>In attendance were my client</w:t>
      </w:r>
      <w:ins w:id="9" w:author="Dominic Wilkinson" w:date="2020-11-01T10:39:00Z">
        <w:r>
          <w:t xml:space="preserve">, </w:t>
        </w:r>
      </w:ins>
      <w:r>
        <w:t>my computing teacher</w:t>
      </w:r>
      <w:r w:rsidRPr="00B87CC8">
        <w:t xml:space="preserve"> </w:t>
      </w:r>
      <w:r>
        <w:t>and myself. During the meeting</w:t>
      </w:r>
      <w:r>
        <w:t>, we discussed the progress I had made so far and what features the client would like added to improve analysis of the data.</w:t>
      </w:r>
      <w:r w:rsidR="00FE33D6">
        <w:t xml:space="preserve"> Particularly of note was a request to graph the vertical velocity and acceleration, using estimations from the data. In addition, I asked for clarification of the sample rate so I can sync the animation with real time.</w:t>
      </w:r>
    </w:p>
    <w:p w14:paraId="4134E12A" w14:textId="77777777" w:rsidR="00713ED8" w:rsidRDefault="00713ED8" w:rsidP="00713ED8">
      <w:pPr>
        <w:pStyle w:val="Heading2"/>
      </w:pPr>
      <w:bookmarkStart w:id="10" w:name="_Toc63704034"/>
      <w:r>
        <w:t>Solution Requirements</w:t>
      </w:r>
      <w:bookmarkEnd w:id="10"/>
    </w:p>
    <w:tbl>
      <w:tblPr>
        <w:tblStyle w:val="PlainTable3"/>
        <w:tblW w:w="0" w:type="auto"/>
        <w:tblLayout w:type="fixed"/>
        <w:tblLook w:val="04A0" w:firstRow="1" w:lastRow="0" w:firstColumn="1" w:lastColumn="0" w:noHBand="0" w:noVBand="1"/>
      </w:tblPr>
      <w:tblGrid>
        <w:gridCol w:w="781"/>
        <w:gridCol w:w="637"/>
        <w:gridCol w:w="1701"/>
        <w:gridCol w:w="1276"/>
        <w:gridCol w:w="992"/>
        <w:gridCol w:w="2126"/>
        <w:gridCol w:w="1507"/>
      </w:tblGrid>
      <w:tr w:rsidR="00BB0CFE" w14:paraId="1A095E0C" w14:textId="77777777" w:rsidTr="00F958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gridSpan w:val="2"/>
          </w:tcPr>
          <w:p w14:paraId="24AEEC24" w14:textId="77777777" w:rsidR="00BB0CFE" w:rsidRDefault="00BB0CFE" w:rsidP="00F958FF">
            <w:pPr>
              <w:jc w:val="center"/>
              <w:rPr>
                <w:b w:val="0"/>
                <w:bCs w:val="0"/>
                <w:caps w:val="0"/>
                <w:sz w:val="18"/>
                <w:szCs w:val="18"/>
              </w:rPr>
            </w:pPr>
            <w:r w:rsidRPr="00F958FF">
              <w:rPr>
                <w:sz w:val="18"/>
                <w:szCs w:val="18"/>
              </w:rPr>
              <w:t>Requirement</w:t>
            </w:r>
          </w:p>
          <w:p w14:paraId="65A5D96C" w14:textId="77777777" w:rsidR="00F958FF" w:rsidRDefault="00F958FF" w:rsidP="00F958FF">
            <w:pPr>
              <w:jc w:val="center"/>
            </w:pPr>
            <w:r>
              <w:rPr>
                <w:sz w:val="18"/>
                <w:szCs w:val="18"/>
              </w:rPr>
              <w:t>No.</w:t>
            </w:r>
          </w:p>
        </w:tc>
        <w:tc>
          <w:tcPr>
            <w:tcW w:w="1701" w:type="dxa"/>
          </w:tcPr>
          <w:p w14:paraId="2692F4DA" w14:textId="77777777" w:rsidR="00BB0CFE" w:rsidRDefault="00BB0CFE" w:rsidP="00713ED8">
            <w:pPr>
              <w:cnfStyle w:val="100000000000" w:firstRow="1" w:lastRow="0" w:firstColumn="0" w:lastColumn="0" w:oddVBand="0" w:evenVBand="0" w:oddHBand="0" w:evenHBand="0" w:firstRowFirstColumn="0" w:firstRowLastColumn="0" w:lastRowFirstColumn="0" w:lastRowLastColumn="0"/>
            </w:pPr>
            <w:r>
              <w:t>Requirement</w:t>
            </w:r>
          </w:p>
        </w:tc>
        <w:tc>
          <w:tcPr>
            <w:tcW w:w="1276" w:type="dxa"/>
          </w:tcPr>
          <w:p w14:paraId="6EC82942" w14:textId="77777777" w:rsidR="00BB0CFE" w:rsidRDefault="00BB0CFE" w:rsidP="00713ED8">
            <w:pPr>
              <w:cnfStyle w:val="100000000000" w:firstRow="1" w:lastRow="0" w:firstColumn="0" w:lastColumn="0" w:oddVBand="0" w:evenVBand="0" w:oddHBand="0" w:evenHBand="0" w:firstRowFirstColumn="0" w:firstRowLastColumn="0" w:lastRowFirstColumn="0" w:lastRowLastColumn="0"/>
            </w:pPr>
            <w:r>
              <w:t>Solves</w:t>
            </w:r>
          </w:p>
        </w:tc>
        <w:tc>
          <w:tcPr>
            <w:tcW w:w="992" w:type="dxa"/>
          </w:tcPr>
          <w:p w14:paraId="0FE3AF8F" w14:textId="77777777" w:rsidR="00BB0CFE" w:rsidRDefault="00BB0CFE" w:rsidP="00713ED8">
            <w:pPr>
              <w:cnfStyle w:val="100000000000" w:firstRow="1" w:lastRow="0" w:firstColumn="0" w:lastColumn="0" w:oddVBand="0" w:evenVBand="0" w:oddHBand="0" w:evenHBand="0" w:firstRowFirstColumn="0" w:firstRowLastColumn="0" w:lastRowFirstColumn="0" w:lastRowLastColumn="0"/>
            </w:pPr>
            <w:r w:rsidRPr="00F958FF">
              <w:rPr>
                <w:sz w:val="18"/>
                <w:szCs w:val="18"/>
              </w:rPr>
              <w:t>Evidence</w:t>
            </w:r>
          </w:p>
        </w:tc>
        <w:tc>
          <w:tcPr>
            <w:tcW w:w="2126" w:type="dxa"/>
          </w:tcPr>
          <w:p w14:paraId="2CD2A7B0" w14:textId="77777777" w:rsidR="00BB0CFE" w:rsidRDefault="00BB0CFE" w:rsidP="00713ED8">
            <w:pPr>
              <w:cnfStyle w:val="100000000000" w:firstRow="1" w:lastRow="0" w:firstColumn="0" w:lastColumn="0" w:oddVBand="0" w:evenVBand="0" w:oddHBand="0" w:evenHBand="0" w:firstRowFirstColumn="0" w:firstRowLastColumn="0" w:lastRowFirstColumn="0" w:lastRowLastColumn="0"/>
            </w:pPr>
            <w:r>
              <w:t>Justification</w:t>
            </w:r>
          </w:p>
        </w:tc>
        <w:tc>
          <w:tcPr>
            <w:tcW w:w="1507" w:type="dxa"/>
          </w:tcPr>
          <w:p w14:paraId="2877E142" w14:textId="77777777" w:rsidR="00BB0CFE" w:rsidRDefault="00BB0CFE" w:rsidP="00713ED8">
            <w:pPr>
              <w:cnfStyle w:val="100000000000" w:firstRow="1" w:lastRow="0" w:firstColumn="0" w:lastColumn="0" w:oddVBand="0" w:evenVBand="0" w:oddHBand="0" w:evenHBand="0" w:firstRowFirstColumn="0" w:firstRowLastColumn="0" w:lastRowFirstColumn="0" w:lastRowLastColumn="0"/>
            </w:pPr>
            <w:r>
              <w:t>Success Criteria</w:t>
            </w:r>
          </w:p>
        </w:tc>
      </w:tr>
      <w:tr w:rsidR="00F958FF" w14:paraId="0C57EA69" w14:textId="77777777" w:rsidTr="003E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vMerge w:val="restart"/>
            <w:tcBorders>
              <w:bottom w:val="single" w:sz="4" w:space="0" w:color="auto"/>
            </w:tcBorders>
            <w:vAlign w:val="center"/>
          </w:tcPr>
          <w:p w14:paraId="7469A742" w14:textId="77777777" w:rsidR="00F958FF" w:rsidRDefault="00F958FF" w:rsidP="003E4C66">
            <w:pPr>
              <w:jc w:val="center"/>
              <w:rPr>
                <w:b w:val="0"/>
                <w:bCs w:val="0"/>
                <w:caps w:val="0"/>
              </w:rPr>
            </w:pPr>
            <w:r>
              <w:rPr>
                <w:b w:val="0"/>
                <w:bCs w:val="0"/>
                <w:caps w:val="0"/>
              </w:rPr>
              <w:t>1</w:t>
            </w:r>
          </w:p>
        </w:tc>
        <w:tc>
          <w:tcPr>
            <w:tcW w:w="637" w:type="dxa"/>
            <w:tcBorders>
              <w:left w:val="nil"/>
              <w:right w:val="single" w:sz="4" w:space="0" w:color="auto"/>
            </w:tcBorders>
          </w:tcPr>
          <w:p w14:paraId="144271F6" w14:textId="77777777" w:rsidR="00F958FF" w:rsidRDefault="00F958FF" w:rsidP="00713ED8">
            <w:pPr>
              <w:cnfStyle w:val="000000100000" w:firstRow="0" w:lastRow="0" w:firstColumn="0" w:lastColumn="0" w:oddVBand="0" w:evenVBand="0" w:oddHBand="1" w:evenHBand="0" w:firstRowFirstColumn="0" w:firstRowLastColumn="0" w:lastRowFirstColumn="0" w:lastRowLastColumn="0"/>
            </w:pPr>
          </w:p>
        </w:tc>
        <w:tc>
          <w:tcPr>
            <w:tcW w:w="1701" w:type="dxa"/>
            <w:tcBorders>
              <w:left w:val="single" w:sz="4" w:space="0" w:color="auto"/>
            </w:tcBorders>
          </w:tcPr>
          <w:p w14:paraId="541A9BE5" w14:textId="77777777" w:rsidR="00F958FF" w:rsidRPr="00F958FF" w:rsidRDefault="00F958FF" w:rsidP="00713ED8">
            <w:pPr>
              <w:cnfStyle w:val="000000100000" w:firstRow="0" w:lastRow="0" w:firstColumn="0" w:lastColumn="0" w:oddVBand="0" w:evenVBand="0" w:oddHBand="1" w:evenHBand="0" w:firstRowFirstColumn="0" w:firstRowLastColumn="0" w:lastRowFirstColumn="0" w:lastRowLastColumn="0"/>
              <w:rPr>
                <w:sz w:val="16"/>
                <w:szCs w:val="16"/>
              </w:rPr>
            </w:pPr>
            <w:r w:rsidRPr="00F958FF">
              <w:rPr>
                <w:sz w:val="16"/>
                <w:szCs w:val="16"/>
              </w:rPr>
              <w:t>3D animation and graphs of data</w:t>
            </w:r>
          </w:p>
        </w:tc>
        <w:tc>
          <w:tcPr>
            <w:tcW w:w="1276" w:type="dxa"/>
          </w:tcPr>
          <w:p w14:paraId="1BDB7C81" w14:textId="77777777" w:rsidR="00F958FF" w:rsidRPr="00F958FF" w:rsidRDefault="00F958FF" w:rsidP="00713ED8">
            <w:pPr>
              <w:cnfStyle w:val="000000100000" w:firstRow="0" w:lastRow="0" w:firstColumn="0" w:lastColumn="0" w:oddVBand="0" w:evenVBand="0" w:oddHBand="1" w:evenHBand="0" w:firstRowFirstColumn="0" w:firstRowLastColumn="0" w:lastRowFirstColumn="0" w:lastRowLastColumn="0"/>
              <w:rPr>
                <w:sz w:val="16"/>
                <w:szCs w:val="16"/>
              </w:rPr>
            </w:pPr>
            <w:r w:rsidRPr="00F958FF">
              <w:rPr>
                <w:sz w:val="16"/>
                <w:szCs w:val="16"/>
              </w:rPr>
              <w:t>Visualise the data</w:t>
            </w:r>
          </w:p>
        </w:tc>
        <w:tc>
          <w:tcPr>
            <w:tcW w:w="992" w:type="dxa"/>
          </w:tcPr>
          <w:p w14:paraId="4E44324F" w14:textId="77777777" w:rsidR="00F958FF" w:rsidRPr="00F958FF" w:rsidRDefault="00F958FF" w:rsidP="00713ED8">
            <w:pPr>
              <w:cnfStyle w:val="000000100000" w:firstRow="0" w:lastRow="0" w:firstColumn="0" w:lastColumn="0" w:oddVBand="0" w:evenVBand="0" w:oddHBand="1" w:evenHBand="0" w:firstRowFirstColumn="0" w:firstRowLastColumn="0" w:lastRowFirstColumn="0" w:lastRowLastColumn="0"/>
              <w:rPr>
                <w:sz w:val="16"/>
                <w:szCs w:val="16"/>
              </w:rPr>
            </w:pPr>
          </w:p>
        </w:tc>
        <w:tc>
          <w:tcPr>
            <w:tcW w:w="2126" w:type="dxa"/>
          </w:tcPr>
          <w:p w14:paraId="294AEB8C" w14:textId="77777777" w:rsidR="00F958FF" w:rsidRPr="00F958FF" w:rsidRDefault="00F958FF" w:rsidP="00713ED8">
            <w:pPr>
              <w:cnfStyle w:val="000000100000" w:firstRow="0" w:lastRow="0" w:firstColumn="0" w:lastColumn="0" w:oddVBand="0" w:evenVBand="0" w:oddHBand="1" w:evenHBand="0" w:firstRowFirstColumn="0" w:firstRowLastColumn="0" w:lastRowFirstColumn="0" w:lastRowLastColumn="0"/>
              <w:rPr>
                <w:sz w:val="16"/>
                <w:szCs w:val="16"/>
              </w:rPr>
            </w:pPr>
          </w:p>
        </w:tc>
        <w:tc>
          <w:tcPr>
            <w:tcW w:w="1507" w:type="dxa"/>
          </w:tcPr>
          <w:p w14:paraId="3A3B3473" w14:textId="77777777" w:rsidR="00F958FF" w:rsidRPr="00F958FF" w:rsidRDefault="00F958FF" w:rsidP="00713ED8">
            <w:pPr>
              <w:cnfStyle w:val="000000100000" w:firstRow="0" w:lastRow="0" w:firstColumn="0" w:lastColumn="0" w:oddVBand="0" w:evenVBand="0" w:oddHBand="1" w:evenHBand="0" w:firstRowFirstColumn="0" w:firstRowLastColumn="0" w:lastRowFirstColumn="0" w:lastRowLastColumn="0"/>
              <w:rPr>
                <w:sz w:val="16"/>
                <w:szCs w:val="16"/>
              </w:rPr>
            </w:pPr>
          </w:p>
        </w:tc>
      </w:tr>
      <w:tr w:rsidR="00F958FF" w14:paraId="2047E251" w14:textId="77777777" w:rsidTr="003E4C66">
        <w:tc>
          <w:tcPr>
            <w:cnfStyle w:val="001000000000" w:firstRow="0" w:lastRow="0" w:firstColumn="1" w:lastColumn="0" w:oddVBand="0" w:evenVBand="0" w:oddHBand="0" w:evenHBand="0" w:firstRowFirstColumn="0" w:firstRowLastColumn="0" w:lastRowFirstColumn="0" w:lastRowLastColumn="0"/>
            <w:tcW w:w="781" w:type="dxa"/>
            <w:vMerge/>
            <w:tcBorders>
              <w:bottom w:val="single" w:sz="4" w:space="0" w:color="auto"/>
            </w:tcBorders>
          </w:tcPr>
          <w:p w14:paraId="23C86E53" w14:textId="77777777" w:rsidR="00F958FF" w:rsidRDefault="00F958FF" w:rsidP="00713ED8">
            <w:pPr>
              <w:rPr>
                <w:b w:val="0"/>
                <w:bCs w:val="0"/>
                <w:caps w:val="0"/>
              </w:rPr>
            </w:pPr>
          </w:p>
        </w:tc>
        <w:tc>
          <w:tcPr>
            <w:tcW w:w="637" w:type="dxa"/>
            <w:tcBorders>
              <w:left w:val="nil"/>
              <w:right w:val="single" w:sz="4" w:space="0" w:color="auto"/>
            </w:tcBorders>
          </w:tcPr>
          <w:p w14:paraId="5B3D381F" w14:textId="77777777" w:rsidR="00F958FF" w:rsidRDefault="00F958FF" w:rsidP="00713ED8">
            <w:pPr>
              <w:cnfStyle w:val="000000000000" w:firstRow="0" w:lastRow="0" w:firstColumn="0" w:lastColumn="0" w:oddVBand="0" w:evenVBand="0" w:oddHBand="0" w:evenHBand="0" w:firstRowFirstColumn="0" w:firstRowLastColumn="0" w:lastRowFirstColumn="0" w:lastRowLastColumn="0"/>
            </w:pPr>
            <w:r>
              <w:t>1.1</w:t>
            </w:r>
          </w:p>
        </w:tc>
        <w:tc>
          <w:tcPr>
            <w:tcW w:w="1701" w:type="dxa"/>
            <w:tcBorders>
              <w:left w:val="single" w:sz="4" w:space="0" w:color="auto"/>
            </w:tcBorders>
          </w:tcPr>
          <w:p w14:paraId="569EF286" w14:textId="77777777" w:rsidR="00F958FF" w:rsidRPr="00F958FF" w:rsidRDefault="00F958FF" w:rsidP="00713ED8">
            <w:pPr>
              <w:cnfStyle w:val="000000000000" w:firstRow="0" w:lastRow="0" w:firstColumn="0" w:lastColumn="0" w:oddVBand="0" w:evenVBand="0" w:oddHBand="0" w:evenHBand="0" w:firstRowFirstColumn="0" w:firstRowLastColumn="0" w:lastRowFirstColumn="0" w:lastRowLastColumn="0"/>
              <w:rPr>
                <w:sz w:val="16"/>
                <w:szCs w:val="16"/>
              </w:rPr>
            </w:pPr>
            <w:r w:rsidRPr="00F958FF">
              <w:rPr>
                <w:sz w:val="16"/>
                <w:szCs w:val="16"/>
              </w:rPr>
              <w:t>3D model displayed on the screen</w:t>
            </w:r>
          </w:p>
        </w:tc>
        <w:tc>
          <w:tcPr>
            <w:tcW w:w="1276" w:type="dxa"/>
          </w:tcPr>
          <w:p w14:paraId="2ACAE2C9" w14:textId="77777777" w:rsidR="00F958FF" w:rsidRPr="00F958FF" w:rsidRDefault="00F958FF" w:rsidP="00713ED8">
            <w:pPr>
              <w:cnfStyle w:val="000000000000" w:firstRow="0" w:lastRow="0" w:firstColumn="0" w:lastColumn="0" w:oddVBand="0" w:evenVBand="0" w:oddHBand="0" w:evenHBand="0" w:firstRowFirstColumn="0" w:firstRowLastColumn="0" w:lastRowFirstColumn="0" w:lastRowLastColumn="0"/>
              <w:rPr>
                <w:sz w:val="16"/>
                <w:szCs w:val="16"/>
              </w:rPr>
            </w:pPr>
            <w:r w:rsidRPr="00F958FF">
              <w:rPr>
                <w:sz w:val="16"/>
                <w:szCs w:val="16"/>
              </w:rPr>
              <w:t>3D visualisation</w:t>
            </w:r>
          </w:p>
        </w:tc>
        <w:tc>
          <w:tcPr>
            <w:tcW w:w="992" w:type="dxa"/>
          </w:tcPr>
          <w:p w14:paraId="446B0645" w14:textId="77777777" w:rsidR="00F958FF" w:rsidRPr="00F958FF" w:rsidRDefault="00F958FF"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2126" w:type="dxa"/>
          </w:tcPr>
          <w:p w14:paraId="58DC6952" w14:textId="77777777" w:rsidR="00F958FF" w:rsidRPr="00F958FF" w:rsidRDefault="00F958FF" w:rsidP="00713ED8">
            <w:pPr>
              <w:cnfStyle w:val="000000000000" w:firstRow="0" w:lastRow="0" w:firstColumn="0" w:lastColumn="0" w:oddVBand="0" w:evenVBand="0" w:oddHBand="0" w:evenHBand="0" w:firstRowFirstColumn="0" w:firstRowLastColumn="0" w:lastRowFirstColumn="0" w:lastRowLastColumn="0"/>
              <w:rPr>
                <w:sz w:val="16"/>
                <w:szCs w:val="16"/>
              </w:rPr>
            </w:pPr>
            <w:r w:rsidRPr="00F958FF">
              <w:rPr>
                <w:sz w:val="16"/>
                <w:szCs w:val="16"/>
              </w:rPr>
              <w:t>Display direction and movements of the whale to the user of the system</w:t>
            </w:r>
          </w:p>
        </w:tc>
        <w:tc>
          <w:tcPr>
            <w:tcW w:w="1507" w:type="dxa"/>
          </w:tcPr>
          <w:p w14:paraId="1AC149FB" w14:textId="77777777" w:rsidR="00F958FF" w:rsidRPr="00F958FF" w:rsidRDefault="00F958FF" w:rsidP="00713ED8">
            <w:pPr>
              <w:cnfStyle w:val="000000000000" w:firstRow="0" w:lastRow="0" w:firstColumn="0" w:lastColumn="0" w:oddVBand="0" w:evenVBand="0" w:oddHBand="0" w:evenHBand="0" w:firstRowFirstColumn="0" w:firstRowLastColumn="0" w:lastRowFirstColumn="0" w:lastRowLastColumn="0"/>
              <w:rPr>
                <w:sz w:val="16"/>
                <w:szCs w:val="16"/>
              </w:rPr>
            </w:pPr>
            <w:r w:rsidRPr="00F958FF">
              <w:rPr>
                <w:sz w:val="16"/>
                <w:szCs w:val="16"/>
              </w:rPr>
              <w:t xml:space="preserve"> - 3D model is rendered</w:t>
            </w:r>
          </w:p>
          <w:p w14:paraId="043FD7D6" w14:textId="77777777" w:rsidR="00F958FF" w:rsidRPr="00F958FF" w:rsidRDefault="00F958FF" w:rsidP="00713ED8">
            <w:pPr>
              <w:cnfStyle w:val="000000000000" w:firstRow="0" w:lastRow="0" w:firstColumn="0" w:lastColumn="0" w:oddVBand="0" w:evenVBand="0" w:oddHBand="0" w:evenHBand="0" w:firstRowFirstColumn="0" w:firstRowLastColumn="0" w:lastRowFirstColumn="0" w:lastRowLastColumn="0"/>
              <w:rPr>
                <w:sz w:val="16"/>
                <w:szCs w:val="16"/>
              </w:rPr>
            </w:pPr>
            <w:r w:rsidRPr="00F958FF">
              <w:rPr>
                <w:sz w:val="16"/>
                <w:szCs w:val="16"/>
              </w:rPr>
              <w:t xml:space="preserve"> - Model rotates to accurately reflect the </w:t>
            </w:r>
            <w:r>
              <w:rPr>
                <w:sz w:val="16"/>
                <w:szCs w:val="16"/>
              </w:rPr>
              <w:t>data</w:t>
            </w:r>
          </w:p>
        </w:tc>
      </w:tr>
      <w:tr w:rsidR="00F958FF" w14:paraId="79DFD375" w14:textId="77777777" w:rsidTr="003E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vMerge/>
            <w:tcBorders>
              <w:bottom w:val="single" w:sz="4" w:space="0" w:color="auto"/>
            </w:tcBorders>
          </w:tcPr>
          <w:p w14:paraId="00C21266" w14:textId="77777777" w:rsidR="00F958FF" w:rsidRDefault="00F958FF" w:rsidP="00713ED8">
            <w:pPr>
              <w:rPr>
                <w:b w:val="0"/>
                <w:bCs w:val="0"/>
                <w:caps w:val="0"/>
              </w:rPr>
            </w:pPr>
          </w:p>
        </w:tc>
        <w:tc>
          <w:tcPr>
            <w:tcW w:w="637" w:type="dxa"/>
            <w:tcBorders>
              <w:bottom w:val="single" w:sz="4" w:space="0" w:color="auto"/>
              <w:right w:val="single" w:sz="4" w:space="0" w:color="auto"/>
            </w:tcBorders>
          </w:tcPr>
          <w:p w14:paraId="304885C8" w14:textId="77777777" w:rsidR="00F958FF" w:rsidRDefault="00F958FF" w:rsidP="00713ED8">
            <w:pPr>
              <w:cnfStyle w:val="000000100000" w:firstRow="0" w:lastRow="0" w:firstColumn="0" w:lastColumn="0" w:oddVBand="0" w:evenVBand="0" w:oddHBand="1" w:evenHBand="0" w:firstRowFirstColumn="0" w:firstRowLastColumn="0" w:lastRowFirstColumn="0" w:lastRowLastColumn="0"/>
            </w:pPr>
            <w:r>
              <w:t>1.2</w:t>
            </w:r>
          </w:p>
        </w:tc>
        <w:tc>
          <w:tcPr>
            <w:tcW w:w="1701" w:type="dxa"/>
            <w:tcBorders>
              <w:left w:val="single" w:sz="4" w:space="0" w:color="auto"/>
              <w:bottom w:val="single" w:sz="4" w:space="0" w:color="auto"/>
            </w:tcBorders>
          </w:tcPr>
          <w:p w14:paraId="6941225F" w14:textId="77777777" w:rsidR="00F958FF" w:rsidRPr="00F958FF" w:rsidRDefault="00F958FF"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Graphs of </w:t>
            </w:r>
            <w:r w:rsidR="001B4F34">
              <w:rPr>
                <w:sz w:val="16"/>
                <w:szCs w:val="16"/>
              </w:rPr>
              <w:t>pitch, roll and yaw displayed</w:t>
            </w:r>
          </w:p>
        </w:tc>
        <w:tc>
          <w:tcPr>
            <w:tcW w:w="1276" w:type="dxa"/>
            <w:tcBorders>
              <w:bottom w:val="single" w:sz="4" w:space="0" w:color="auto"/>
            </w:tcBorders>
          </w:tcPr>
          <w:p w14:paraId="02D07E41" w14:textId="77777777" w:rsidR="00F958FF" w:rsidRPr="00F958FF" w:rsidRDefault="001B4F34"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Individual visualisation</w:t>
            </w:r>
          </w:p>
        </w:tc>
        <w:tc>
          <w:tcPr>
            <w:tcW w:w="992" w:type="dxa"/>
            <w:tcBorders>
              <w:bottom w:val="single" w:sz="4" w:space="0" w:color="auto"/>
            </w:tcBorders>
          </w:tcPr>
          <w:p w14:paraId="1388366B" w14:textId="77777777" w:rsidR="00F958FF" w:rsidRPr="00F958FF" w:rsidRDefault="00F958FF" w:rsidP="00713ED8">
            <w:pPr>
              <w:cnfStyle w:val="000000100000" w:firstRow="0" w:lastRow="0" w:firstColumn="0" w:lastColumn="0" w:oddVBand="0" w:evenVBand="0" w:oddHBand="1" w:evenHBand="0" w:firstRowFirstColumn="0" w:firstRowLastColumn="0" w:lastRowFirstColumn="0" w:lastRowLastColumn="0"/>
              <w:rPr>
                <w:sz w:val="16"/>
                <w:szCs w:val="16"/>
              </w:rPr>
            </w:pPr>
          </w:p>
        </w:tc>
        <w:tc>
          <w:tcPr>
            <w:tcW w:w="2126" w:type="dxa"/>
            <w:tcBorders>
              <w:bottom w:val="single" w:sz="4" w:space="0" w:color="auto"/>
            </w:tcBorders>
          </w:tcPr>
          <w:p w14:paraId="6B9C6031" w14:textId="77777777" w:rsidR="00F958FF" w:rsidRPr="00F958FF" w:rsidRDefault="001B4F34"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Allows the user to view the exact attitude of the whale at a point in time, and find points where the whale is doing something easily.</w:t>
            </w:r>
          </w:p>
        </w:tc>
        <w:tc>
          <w:tcPr>
            <w:tcW w:w="1507" w:type="dxa"/>
            <w:tcBorders>
              <w:bottom w:val="single" w:sz="4" w:space="0" w:color="auto"/>
            </w:tcBorders>
          </w:tcPr>
          <w:p w14:paraId="692326EB" w14:textId="77777777" w:rsidR="00F958FF" w:rsidRDefault="001B4F34"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 Graphs are displayed on the screen</w:t>
            </w:r>
          </w:p>
          <w:p w14:paraId="0498ED9A" w14:textId="77777777" w:rsidR="001B4F34" w:rsidRPr="00F958FF" w:rsidRDefault="001B4F34"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 Graphs accurately reflect the data and correspond exactly to the 3D model</w:t>
            </w:r>
          </w:p>
        </w:tc>
      </w:tr>
      <w:tr w:rsidR="003E4C66" w14:paraId="1A57CDC2" w14:textId="77777777" w:rsidTr="003E4C66">
        <w:tc>
          <w:tcPr>
            <w:cnfStyle w:val="001000000000" w:firstRow="0" w:lastRow="0" w:firstColumn="1" w:lastColumn="0" w:oddVBand="0" w:evenVBand="0" w:oddHBand="0" w:evenHBand="0" w:firstRowFirstColumn="0" w:firstRowLastColumn="0" w:lastRowFirstColumn="0" w:lastRowLastColumn="0"/>
            <w:tcW w:w="781" w:type="dxa"/>
            <w:vMerge w:val="restart"/>
            <w:tcBorders>
              <w:top w:val="single" w:sz="4" w:space="0" w:color="auto"/>
            </w:tcBorders>
            <w:vAlign w:val="center"/>
          </w:tcPr>
          <w:p w14:paraId="1AC01748" w14:textId="77777777" w:rsidR="003E4C66" w:rsidRDefault="003E4C66" w:rsidP="003E4C66">
            <w:pPr>
              <w:jc w:val="center"/>
              <w:rPr>
                <w:b w:val="0"/>
                <w:bCs w:val="0"/>
                <w:caps w:val="0"/>
              </w:rPr>
            </w:pPr>
            <w:r>
              <w:rPr>
                <w:b w:val="0"/>
                <w:bCs w:val="0"/>
                <w:caps w:val="0"/>
              </w:rPr>
              <w:t>2</w:t>
            </w:r>
          </w:p>
        </w:tc>
        <w:tc>
          <w:tcPr>
            <w:tcW w:w="637" w:type="dxa"/>
            <w:tcBorders>
              <w:top w:val="single" w:sz="4" w:space="0" w:color="auto"/>
              <w:right w:val="single" w:sz="4" w:space="0" w:color="auto"/>
            </w:tcBorders>
          </w:tcPr>
          <w:p w14:paraId="5649EEA9" w14:textId="77777777" w:rsidR="003E4C66" w:rsidRDefault="003E4C66" w:rsidP="00713ED8">
            <w:pPr>
              <w:cnfStyle w:val="000000000000" w:firstRow="0" w:lastRow="0" w:firstColumn="0" w:lastColumn="0" w:oddVBand="0" w:evenVBand="0" w:oddHBand="0" w:evenHBand="0" w:firstRowFirstColumn="0" w:firstRowLastColumn="0" w:lastRowFirstColumn="0" w:lastRowLastColumn="0"/>
            </w:pPr>
          </w:p>
        </w:tc>
        <w:tc>
          <w:tcPr>
            <w:tcW w:w="1701" w:type="dxa"/>
            <w:tcBorders>
              <w:top w:val="single" w:sz="4" w:space="0" w:color="auto"/>
              <w:left w:val="single" w:sz="4" w:space="0" w:color="auto"/>
            </w:tcBorders>
          </w:tcPr>
          <w:p w14:paraId="6D55AA80" w14:textId="77777777" w:rsidR="003E4C66" w:rsidRPr="00F958FF"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Responsive and quick application</w:t>
            </w:r>
          </w:p>
        </w:tc>
        <w:tc>
          <w:tcPr>
            <w:tcW w:w="1276" w:type="dxa"/>
            <w:tcBorders>
              <w:top w:val="single" w:sz="4" w:space="0" w:color="auto"/>
            </w:tcBorders>
          </w:tcPr>
          <w:p w14:paraId="0A7AD9ED" w14:textId="77777777" w:rsidR="003E4C66" w:rsidRPr="00F958FF"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Application is smooth and easy to start</w:t>
            </w:r>
          </w:p>
        </w:tc>
        <w:tc>
          <w:tcPr>
            <w:tcW w:w="992" w:type="dxa"/>
            <w:tcBorders>
              <w:top w:val="single" w:sz="4" w:space="0" w:color="auto"/>
            </w:tcBorders>
          </w:tcPr>
          <w:p w14:paraId="26072274" w14:textId="77777777" w:rsidR="003E4C66" w:rsidRPr="00F958FF"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2126" w:type="dxa"/>
            <w:tcBorders>
              <w:top w:val="single" w:sz="4" w:space="0" w:color="auto"/>
            </w:tcBorders>
          </w:tcPr>
          <w:p w14:paraId="7AC18F4F" w14:textId="77777777" w:rsidR="003E4C66" w:rsidRPr="00F958FF"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1507" w:type="dxa"/>
            <w:tcBorders>
              <w:top w:val="single" w:sz="4" w:space="0" w:color="auto"/>
            </w:tcBorders>
          </w:tcPr>
          <w:p w14:paraId="6EA3BB5D" w14:textId="77777777" w:rsidR="003E4C66" w:rsidRPr="00F958FF"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p>
        </w:tc>
      </w:tr>
      <w:tr w:rsidR="003E4C66" w14:paraId="3FEE9EAA" w14:textId="77777777" w:rsidTr="00F95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vMerge/>
          </w:tcPr>
          <w:p w14:paraId="357D3F67" w14:textId="77777777" w:rsidR="003E4C66" w:rsidRDefault="003E4C66" w:rsidP="00713ED8">
            <w:pPr>
              <w:rPr>
                <w:b w:val="0"/>
                <w:bCs w:val="0"/>
                <w:caps w:val="0"/>
              </w:rPr>
            </w:pPr>
          </w:p>
        </w:tc>
        <w:tc>
          <w:tcPr>
            <w:tcW w:w="637" w:type="dxa"/>
            <w:tcBorders>
              <w:right w:val="single" w:sz="4" w:space="0" w:color="auto"/>
            </w:tcBorders>
          </w:tcPr>
          <w:p w14:paraId="20F6278A" w14:textId="77777777" w:rsidR="003E4C66" w:rsidRDefault="003E4C66" w:rsidP="00713ED8">
            <w:pPr>
              <w:cnfStyle w:val="000000100000" w:firstRow="0" w:lastRow="0" w:firstColumn="0" w:lastColumn="0" w:oddVBand="0" w:evenVBand="0" w:oddHBand="1" w:evenHBand="0" w:firstRowFirstColumn="0" w:firstRowLastColumn="0" w:lastRowFirstColumn="0" w:lastRowLastColumn="0"/>
            </w:pPr>
            <w:r>
              <w:t>2.1</w:t>
            </w:r>
          </w:p>
        </w:tc>
        <w:tc>
          <w:tcPr>
            <w:tcW w:w="1701" w:type="dxa"/>
            <w:tcBorders>
              <w:left w:val="single" w:sz="4" w:space="0" w:color="auto"/>
            </w:tcBorders>
          </w:tcPr>
          <w:p w14:paraId="1E5799CC" w14:textId="77777777" w:rsidR="003E4C66" w:rsidRPr="006872AD"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sidRPr="006872AD">
              <w:rPr>
                <w:sz w:val="16"/>
                <w:szCs w:val="16"/>
              </w:rPr>
              <w:t>Fast loading times</w:t>
            </w:r>
          </w:p>
        </w:tc>
        <w:tc>
          <w:tcPr>
            <w:tcW w:w="1276" w:type="dxa"/>
          </w:tcPr>
          <w:p w14:paraId="21B3F796" w14:textId="77777777" w:rsidR="003E4C66" w:rsidRPr="006872AD"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sidRPr="006872AD">
              <w:rPr>
                <w:sz w:val="16"/>
                <w:szCs w:val="16"/>
              </w:rPr>
              <w:t>Easy to start</w:t>
            </w:r>
          </w:p>
        </w:tc>
        <w:tc>
          <w:tcPr>
            <w:tcW w:w="992" w:type="dxa"/>
          </w:tcPr>
          <w:p w14:paraId="102DEC1E" w14:textId="77777777" w:rsidR="003E4C66" w:rsidRPr="006872AD"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p>
        </w:tc>
        <w:tc>
          <w:tcPr>
            <w:tcW w:w="2126" w:type="dxa"/>
          </w:tcPr>
          <w:p w14:paraId="4CC7FE55" w14:textId="77777777" w:rsidR="003E4C66" w:rsidRPr="006872AD"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sidRPr="006872AD">
              <w:rPr>
                <w:sz w:val="16"/>
                <w:szCs w:val="16"/>
              </w:rPr>
              <w:t>It does not take so long to get a visualisation that the users have time to go and get a coffee.</w:t>
            </w:r>
          </w:p>
        </w:tc>
        <w:tc>
          <w:tcPr>
            <w:tcW w:w="1507" w:type="dxa"/>
          </w:tcPr>
          <w:p w14:paraId="2F74EF00" w14:textId="77777777" w:rsidR="003E4C66" w:rsidRPr="006872AD"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sidRPr="006872AD">
              <w:rPr>
                <w:sz w:val="16"/>
                <w:szCs w:val="16"/>
              </w:rPr>
              <w:t xml:space="preserve"> - Under 10 seconds from loading in data to visualisation populated</w:t>
            </w:r>
          </w:p>
          <w:p w14:paraId="3401B0F6" w14:textId="77777777" w:rsidR="003E4C66" w:rsidRPr="006872AD"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sidRPr="006872AD">
              <w:rPr>
                <w:sz w:val="16"/>
                <w:szCs w:val="16"/>
              </w:rPr>
              <w:t xml:space="preserve"> - Preferably under 1 second</w:t>
            </w:r>
          </w:p>
        </w:tc>
      </w:tr>
      <w:tr w:rsidR="003E4C66" w14:paraId="0513635D" w14:textId="77777777" w:rsidTr="00F958FF">
        <w:tc>
          <w:tcPr>
            <w:cnfStyle w:val="001000000000" w:firstRow="0" w:lastRow="0" w:firstColumn="1" w:lastColumn="0" w:oddVBand="0" w:evenVBand="0" w:oddHBand="0" w:evenHBand="0" w:firstRowFirstColumn="0" w:firstRowLastColumn="0" w:lastRowFirstColumn="0" w:lastRowLastColumn="0"/>
            <w:tcW w:w="781" w:type="dxa"/>
            <w:vMerge/>
          </w:tcPr>
          <w:p w14:paraId="4049BCAB" w14:textId="77777777" w:rsidR="003E4C66" w:rsidRDefault="003E4C66" w:rsidP="00713ED8">
            <w:pPr>
              <w:rPr>
                <w:b w:val="0"/>
                <w:bCs w:val="0"/>
                <w:caps w:val="0"/>
              </w:rPr>
            </w:pPr>
          </w:p>
        </w:tc>
        <w:tc>
          <w:tcPr>
            <w:tcW w:w="637" w:type="dxa"/>
            <w:tcBorders>
              <w:right w:val="single" w:sz="4" w:space="0" w:color="auto"/>
            </w:tcBorders>
          </w:tcPr>
          <w:p w14:paraId="67D7CEF3" w14:textId="77777777" w:rsidR="003E4C66" w:rsidRDefault="003E4C66" w:rsidP="00713ED8">
            <w:pPr>
              <w:cnfStyle w:val="000000000000" w:firstRow="0" w:lastRow="0" w:firstColumn="0" w:lastColumn="0" w:oddVBand="0" w:evenVBand="0" w:oddHBand="0" w:evenHBand="0" w:firstRowFirstColumn="0" w:firstRowLastColumn="0" w:lastRowFirstColumn="0" w:lastRowLastColumn="0"/>
            </w:pPr>
            <w:r>
              <w:t>2.2</w:t>
            </w:r>
          </w:p>
        </w:tc>
        <w:tc>
          <w:tcPr>
            <w:tcW w:w="1701" w:type="dxa"/>
            <w:tcBorders>
              <w:left w:val="single" w:sz="4" w:space="0" w:color="auto"/>
            </w:tcBorders>
          </w:tcPr>
          <w:p w14:paraId="5D2B3085" w14:textId="77777777" w:rsidR="003E4C66" w:rsidRPr="006872AD"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Animation has high framerate</w:t>
            </w:r>
          </w:p>
        </w:tc>
        <w:tc>
          <w:tcPr>
            <w:tcW w:w="1276" w:type="dxa"/>
          </w:tcPr>
          <w:p w14:paraId="5CF13BE7" w14:textId="77777777" w:rsidR="003E4C66" w:rsidRPr="006872AD"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Application is smooth</w:t>
            </w:r>
          </w:p>
        </w:tc>
        <w:tc>
          <w:tcPr>
            <w:tcW w:w="992" w:type="dxa"/>
          </w:tcPr>
          <w:p w14:paraId="2D93E1BD" w14:textId="77777777" w:rsidR="003E4C66" w:rsidRPr="006872AD"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2126" w:type="dxa"/>
          </w:tcPr>
          <w:p w14:paraId="1D47DAD1" w14:textId="77777777" w:rsidR="003E4C66" w:rsidRPr="006872AD"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The user should be able to see the animation smoothly to easily and correctly see what the data is showing.</w:t>
            </w:r>
          </w:p>
        </w:tc>
        <w:tc>
          <w:tcPr>
            <w:tcW w:w="1507" w:type="dxa"/>
          </w:tcPr>
          <w:p w14:paraId="68A23E84" w14:textId="77777777" w:rsidR="003E4C66"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 - At minimum frames should be rendered at the polling rate of the data</w:t>
            </w:r>
          </w:p>
          <w:p w14:paraId="33454FCE" w14:textId="77777777" w:rsidR="003E4C66" w:rsidRPr="006872AD" w:rsidRDefault="003E4C66"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 - Preferably at the refresh rate of the monitor</w:t>
            </w:r>
          </w:p>
        </w:tc>
      </w:tr>
      <w:tr w:rsidR="003E4C66" w14:paraId="0B69F762" w14:textId="77777777" w:rsidTr="00F13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vMerge/>
            <w:tcBorders>
              <w:bottom w:val="single" w:sz="4" w:space="0" w:color="auto"/>
            </w:tcBorders>
          </w:tcPr>
          <w:p w14:paraId="53D78BE0" w14:textId="77777777" w:rsidR="003E4C66" w:rsidRDefault="003E4C66" w:rsidP="00713ED8">
            <w:pPr>
              <w:rPr>
                <w:b w:val="0"/>
                <w:bCs w:val="0"/>
                <w:caps w:val="0"/>
              </w:rPr>
            </w:pPr>
          </w:p>
        </w:tc>
        <w:tc>
          <w:tcPr>
            <w:tcW w:w="637" w:type="dxa"/>
            <w:tcBorders>
              <w:bottom w:val="single" w:sz="4" w:space="0" w:color="auto"/>
              <w:right w:val="single" w:sz="4" w:space="0" w:color="auto"/>
            </w:tcBorders>
          </w:tcPr>
          <w:p w14:paraId="0F1DE6D8" w14:textId="77777777" w:rsidR="003E4C66" w:rsidRDefault="003E4C66" w:rsidP="00713ED8">
            <w:pPr>
              <w:cnfStyle w:val="000000100000" w:firstRow="0" w:lastRow="0" w:firstColumn="0" w:lastColumn="0" w:oddVBand="0" w:evenVBand="0" w:oddHBand="1" w:evenHBand="0" w:firstRowFirstColumn="0" w:firstRowLastColumn="0" w:lastRowFirstColumn="0" w:lastRowLastColumn="0"/>
            </w:pPr>
            <w:r>
              <w:t>2.3</w:t>
            </w:r>
          </w:p>
        </w:tc>
        <w:tc>
          <w:tcPr>
            <w:tcW w:w="1701" w:type="dxa"/>
            <w:tcBorders>
              <w:left w:val="single" w:sz="4" w:space="0" w:color="auto"/>
              <w:bottom w:val="single" w:sz="4" w:space="0" w:color="auto"/>
            </w:tcBorders>
          </w:tcPr>
          <w:p w14:paraId="092DB77A" w14:textId="26B7BB0F" w:rsidR="003E4C66" w:rsidRDefault="002D2234"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Any UI element that takes input </w:t>
            </w:r>
            <w:r w:rsidR="003E4C66">
              <w:rPr>
                <w:sz w:val="16"/>
                <w:szCs w:val="16"/>
              </w:rPr>
              <w:t>respond</w:t>
            </w:r>
            <w:r>
              <w:rPr>
                <w:sz w:val="16"/>
                <w:szCs w:val="16"/>
              </w:rPr>
              <w:t>s</w:t>
            </w:r>
            <w:r w:rsidR="003E4C66">
              <w:rPr>
                <w:sz w:val="16"/>
                <w:szCs w:val="16"/>
              </w:rPr>
              <w:t xml:space="preserve"> instantly to user input</w:t>
            </w:r>
          </w:p>
        </w:tc>
        <w:tc>
          <w:tcPr>
            <w:tcW w:w="1276" w:type="dxa"/>
            <w:tcBorders>
              <w:bottom w:val="single" w:sz="4" w:space="0" w:color="auto"/>
            </w:tcBorders>
          </w:tcPr>
          <w:p w14:paraId="39E46FFA" w14:textId="77777777" w:rsidR="003E4C66"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Application is smooth</w:t>
            </w:r>
          </w:p>
        </w:tc>
        <w:tc>
          <w:tcPr>
            <w:tcW w:w="992" w:type="dxa"/>
            <w:tcBorders>
              <w:bottom w:val="single" w:sz="4" w:space="0" w:color="auto"/>
            </w:tcBorders>
          </w:tcPr>
          <w:p w14:paraId="0BA8AD8E" w14:textId="77777777" w:rsidR="003E4C66" w:rsidRPr="006872AD"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p>
        </w:tc>
        <w:tc>
          <w:tcPr>
            <w:tcW w:w="2126" w:type="dxa"/>
            <w:tcBorders>
              <w:bottom w:val="single" w:sz="4" w:space="0" w:color="auto"/>
            </w:tcBorders>
          </w:tcPr>
          <w:p w14:paraId="6116CAFE" w14:textId="77777777" w:rsidR="003E4C66"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The user should not have to wait half to over a full second for the program to respond to what they want to happen.</w:t>
            </w:r>
          </w:p>
        </w:tc>
        <w:tc>
          <w:tcPr>
            <w:tcW w:w="1507" w:type="dxa"/>
            <w:tcBorders>
              <w:bottom w:val="single" w:sz="4" w:space="0" w:color="auto"/>
            </w:tcBorders>
          </w:tcPr>
          <w:p w14:paraId="42766B22" w14:textId="77777777" w:rsidR="003E4C66"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 Input handling takes place every frame</w:t>
            </w:r>
          </w:p>
          <w:p w14:paraId="53F8D0AA" w14:textId="38EE5877" w:rsidR="003E4C66" w:rsidRDefault="003E4C66"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 Effects of input handling are</w:t>
            </w:r>
            <w:r w:rsidR="002D2234">
              <w:rPr>
                <w:sz w:val="16"/>
                <w:szCs w:val="16"/>
              </w:rPr>
              <w:t xml:space="preserve"> visible on the next frame</w:t>
            </w:r>
          </w:p>
        </w:tc>
      </w:tr>
      <w:tr w:rsidR="00F13C9C" w14:paraId="69152B2C" w14:textId="77777777" w:rsidTr="00F13C9C">
        <w:trPr>
          <w:trHeight w:val="181"/>
        </w:trPr>
        <w:tc>
          <w:tcPr>
            <w:cnfStyle w:val="001000000000" w:firstRow="0" w:lastRow="0" w:firstColumn="1" w:lastColumn="0" w:oddVBand="0" w:evenVBand="0" w:oddHBand="0" w:evenHBand="0" w:firstRowFirstColumn="0" w:firstRowLastColumn="0" w:lastRowFirstColumn="0" w:lastRowLastColumn="0"/>
            <w:tcW w:w="781" w:type="dxa"/>
            <w:vMerge w:val="restart"/>
            <w:tcBorders>
              <w:top w:val="single" w:sz="4" w:space="0" w:color="auto"/>
            </w:tcBorders>
            <w:shd w:val="clear" w:color="auto" w:fill="F2F2F2" w:themeFill="background1" w:themeFillShade="F2"/>
            <w:vAlign w:val="center"/>
          </w:tcPr>
          <w:p w14:paraId="0D341E27" w14:textId="5F92CEBB" w:rsidR="00F13C9C" w:rsidRDefault="00F13C9C" w:rsidP="00F13C9C">
            <w:pPr>
              <w:jc w:val="center"/>
              <w:rPr>
                <w:b w:val="0"/>
                <w:bCs w:val="0"/>
                <w:caps w:val="0"/>
              </w:rPr>
            </w:pPr>
            <w:r>
              <w:rPr>
                <w:b w:val="0"/>
                <w:bCs w:val="0"/>
                <w:caps w:val="0"/>
              </w:rPr>
              <w:t>3</w:t>
            </w:r>
          </w:p>
        </w:tc>
        <w:tc>
          <w:tcPr>
            <w:tcW w:w="637" w:type="dxa"/>
            <w:tcBorders>
              <w:top w:val="single" w:sz="4" w:space="0" w:color="auto"/>
              <w:right w:val="single" w:sz="4" w:space="0" w:color="auto"/>
            </w:tcBorders>
            <w:shd w:val="clear" w:color="auto" w:fill="F2F2F2" w:themeFill="background1" w:themeFillShade="F2"/>
          </w:tcPr>
          <w:p w14:paraId="23757072" w14:textId="77777777" w:rsidR="00F13C9C" w:rsidRDefault="00F13C9C" w:rsidP="00713ED8">
            <w:pPr>
              <w:cnfStyle w:val="000000000000" w:firstRow="0" w:lastRow="0" w:firstColumn="0" w:lastColumn="0" w:oddVBand="0" w:evenVBand="0" w:oddHBand="0" w:evenHBand="0" w:firstRowFirstColumn="0" w:firstRowLastColumn="0" w:lastRowFirstColumn="0" w:lastRowLastColumn="0"/>
            </w:pPr>
          </w:p>
        </w:tc>
        <w:tc>
          <w:tcPr>
            <w:tcW w:w="1701" w:type="dxa"/>
            <w:tcBorders>
              <w:top w:val="single" w:sz="4" w:space="0" w:color="auto"/>
              <w:left w:val="single" w:sz="4" w:space="0" w:color="auto"/>
            </w:tcBorders>
            <w:shd w:val="clear" w:color="auto" w:fill="F2F2F2" w:themeFill="background1" w:themeFillShade="F2"/>
          </w:tcPr>
          <w:p w14:paraId="6B679AAE" w14:textId="4516CC13"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Data analysis capabilities</w:t>
            </w:r>
          </w:p>
        </w:tc>
        <w:tc>
          <w:tcPr>
            <w:tcW w:w="1276" w:type="dxa"/>
            <w:tcBorders>
              <w:top w:val="single" w:sz="4" w:space="0" w:color="auto"/>
            </w:tcBorders>
            <w:shd w:val="clear" w:color="auto" w:fill="F2F2F2" w:themeFill="background1" w:themeFillShade="F2"/>
          </w:tcPr>
          <w:p w14:paraId="00A5FA2E" w14:textId="52AE867A"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Analyse the data</w:t>
            </w:r>
          </w:p>
        </w:tc>
        <w:tc>
          <w:tcPr>
            <w:tcW w:w="992" w:type="dxa"/>
            <w:tcBorders>
              <w:top w:val="single" w:sz="4" w:space="0" w:color="auto"/>
            </w:tcBorders>
            <w:shd w:val="clear" w:color="auto" w:fill="F2F2F2" w:themeFill="background1" w:themeFillShade="F2"/>
          </w:tcPr>
          <w:p w14:paraId="7A7B58A6" w14:textId="77777777" w:rsidR="00F13C9C" w:rsidRPr="006872AD"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2126" w:type="dxa"/>
            <w:tcBorders>
              <w:top w:val="single" w:sz="4" w:space="0" w:color="auto"/>
            </w:tcBorders>
            <w:shd w:val="clear" w:color="auto" w:fill="F2F2F2" w:themeFill="background1" w:themeFillShade="F2"/>
          </w:tcPr>
          <w:p w14:paraId="6904E35F" w14:textId="77777777"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1507" w:type="dxa"/>
            <w:tcBorders>
              <w:top w:val="single" w:sz="4" w:space="0" w:color="auto"/>
            </w:tcBorders>
            <w:shd w:val="clear" w:color="auto" w:fill="F2F2F2" w:themeFill="background1" w:themeFillShade="F2"/>
          </w:tcPr>
          <w:p w14:paraId="7B939DAF" w14:textId="77777777"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r>
      <w:tr w:rsidR="00F13C9C" w14:paraId="48BF42A3" w14:textId="77777777" w:rsidTr="00F13C9C">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781" w:type="dxa"/>
            <w:vMerge/>
          </w:tcPr>
          <w:p w14:paraId="5F496081" w14:textId="77777777" w:rsidR="00F13C9C" w:rsidRDefault="00F13C9C" w:rsidP="00713ED8">
            <w:pPr>
              <w:rPr>
                <w:b w:val="0"/>
                <w:bCs w:val="0"/>
                <w:caps w:val="0"/>
              </w:rPr>
            </w:pPr>
          </w:p>
        </w:tc>
        <w:tc>
          <w:tcPr>
            <w:tcW w:w="637" w:type="dxa"/>
            <w:tcBorders>
              <w:right w:val="single" w:sz="4" w:space="0" w:color="auto"/>
            </w:tcBorders>
            <w:shd w:val="clear" w:color="auto" w:fill="FFFFFF" w:themeFill="background1"/>
          </w:tcPr>
          <w:p w14:paraId="1D0813F3" w14:textId="7F6537F2" w:rsidR="00F13C9C" w:rsidRDefault="00F13C9C" w:rsidP="00713ED8">
            <w:pPr>
              <w:cnfStyle w:val="000000100000" w:firstRow="0" w:lastRow="0" w:firstColumn="0" w:lastColumn="0" w:oddVBand="0" w:evenVBand="0" w:oddHBand="1" w:evenHBand="0" w:firstRowFirstColumn="0" w:firstRowLastColumn="0" w:lastRowFirstColumn="0" w:lastRowLastColumn="0"/>
            </w:pPr>
            <w:r>
              <w:t>3.1</w:t>
            </w:r>
          </w:p>
        </w:tc>
        <w:tc>
          <w:tcPr>
            <w:tcW w:w="1701" w:type="dxa"/>
            <w:tcBorders>
              <w:left w:val="single" w:sz="4" w:space="0" w:color="auto"/>
            </w:tcBorders>
            <w:shd w:val="clear" w:color="auto" w:fill="FFFFFF" w:themeFill="background1"/>
          </w:tcPr>
          <w:p w14:paraId="59F21802" w14:textId="01E52A8E" w:rsidR="00F13C9C" w:rsidRDefault="00F13C9C"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Data export between marks</w:t>
            </w:r>
          </w:p>
        </w:tc>
        <w:tc>
          <w:tcPr>
            <w:tcW w:w="1276" w:type="dxa"/>
            <w:shd w:val="clear" w:color="auto" w:fill="FFFFFF" w:themeFill="background1"/>
          </w:tcPr>
          <w:p w14:paraId="378FF08D" w14:textId="4D2A1120" w:rsidR="00F13C9C" w:rsidRDefault="00F13C9C"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Analyse the data</w:t>
            </w:r>
          </w:p>
        </w:tc>
        <w:tc>
          <w:tcPr>
            <w:tcW w:w="992" w:type="dxa"/>
            <w:shd w:val="clear" w:color="auto" w:fill="FFFFFF" w:themeFill="background1"/>
          </w:tcPr>
          <w:p w14:paraId="280C1350" w14:textId="77777777" w:rsidR="00F13C9C" w:rsidRPr="006872AD" w:rsidRDefault="00F13C9C" w:rsidP="00713ED8">
            <w:pPr>
              <w:cnfStyle w:val="000000100000" w:firstRow="0" w:lastRow="0" w:firstColumn="0" w:lastColumn="0" w:oddVBand="0" w:evenVBand="0" w:oddHBand="1" w:evenHBand="0" w:firstRowFirstColumn="0" w:firstRowLastColumn="0" w:lastRowFirstColumn="0" w:lastRowLastColumn="0"/>
              <w:rPr>
                <w:sz w:val="16"/>
                <w:szCs w:val="16"/>
              </w:rPr>
            </w:pPr>
          </w:p>
        </w:tc>
        <w:tc>
          <w:tcPr>
            <w:tcW w:w="2126" w:type="dxa"/>
            <w:shd w:val="clear" w:color="auto" w:fill="FFFFFF" w:themeFill="background1"/>
          </w:tcPr>
          <w:p w14:paraId="724D9F7A" w14:textId="2518E757" w:rsidR="00F13C9C" w:rsidRDefault="00F13C9C"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The user needs to be able to extract the data for certain periods to perform analysis not provided by this application</w:t>
            </w:r>
          </w:p>
        </w:tc>
        <w:tc>
          <w:tcPr>
            <w:tcW w:w="1507" w:type="dxa"/>
            <w:shd w:val="clear" w:color="auto" w:fill="FFFFFF" w:themeFill="background1"/>
          </w:tcPr>
          <w:p w14:paraId="12AE892D" w14:textId="77777777" w:rsidR="00F13C9C" w:rsidRDefault="00F13C9C"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 Markers of export boundaries clear and button to set is easily accessible</w:t>
            </w:r>
          </w:p>
          <w:p w14:paraId="26EC0D19" w14:textId="65BCAF30" w:rsidR="00F13C9C" w:rsidRDefault="00F13C9C" w:rsidP="00713ED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 xml:space="preserve"> - Correct range of data is exported</w:t>
            </w:r>
          </w:p>
        </w:tc>
      </w:tr>
      <w:tr w:rsidR="00F13C9C" w14:paraId="088CD6B7" w14:textId="77777777" w:rsidTr="00F13C9C">
        <w:trPr>
          <w:trHeight w:val="61"/>
        </w:trPr>
        <w:tc>
          <w:tcPr>
            <w:cnfStyle w:val="001000000000" w:firstRow="0" w:lastRow="0" w:firstColumn="1" w:lastColumn="0" w:oddVBand="0" w:evenVBand="0" w:oddHBand="0" w:evenHBand="0" w:firstRowFirstColumn="0" w:firstRowLastColumn="0" w:lastRowFirstColumn="0" w:lastRowLastColumn="0"/>
            <w:tcW w:w="781" w:type="dxa"/>
            <w:shd w:val="clear" w:color="auto" w:fill="F2F2F2" w:themeFill="background1" w:themeFillShade="F2"/>
          </w:tcPr>
          <w:p w14:paraId="4ACD7FC6" w14:textId="77777777" w:rsidR="00F13C9C" w:rsidRDefault="00F13C9C" w:rsidP="00713ED8">
            <w:pPr>
              <w:rPr>
                <w:b w:val="0"/>
                <w:bCs w:val="0"/>
                <w:caps w:val="0"/>
              </w:rPr>
            </w:pPr>
          </w:p>
        </w:tc>
        <w:tc>
          <w:tcPr>
            <w:tcW w:w="637" w:type="dxa"/>
            <w:tcBorders>
              <w:right w:val="single" w:sz="4" w:space="0" w:color="auto"/>
            </w:tcBorders>
            <w:shd w:val="clear" w:color="auto" w:fill="F2F2F2" w:themeFill="background1" w:themeFillShade="F2"/>
          </w:tcPr>
          <w:p w14:paraId="48ABA279" w14:textId="7E515D15" w:rsidR="00F13C9C" w:rsidRDefault="00F13C9C" w:rsidP="00713ED8">
            <w:pPr>
              <w:cnfStyle w:val="000000000000" w:firstRow="0" w:lastRow="0" w:firstColumn="0" w:lastColumn="0" w:oddVBand="0" w:evenVBand="0" w:oddHBand="0" w:evenHBand="0" w:firstRowFirstColumn="0" w:firstRowLastColumn="0" w:lastRowFirstColumn="0" w:lastRowLastColumn="0"/>
            </w:pPr>
            <w:r>
              <w:t>3.2</w:t>
            </w:r>
          </w:p>
        </w:tc>
        <w:tc>
          <w:tcPr>
            <w:tcW w:w="1701" w:type="dxa"/>
            <w:tcBorders>
              <w:left w:val="single" w:sz="4" w:space="0" w:color="auto"/>
            </w:tcBorders>
            <w:shd w:val="clear" w:color="auto" w:fill="F2F2F2" w:themeFill="background1" w:themeFillShade="F2"/>
          </w:tcPr>
          <w:p w14:paraId="7B84EA19" w14:textId="77777777"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shd w:val="clear" w:color="auto" w:fill="F2F2F2" w:themeFill="background1" w:themeFillShade="F2"/>
          </w:tcPr>
          <w:p w14:paraId="3515C1BC" w14:textId="77777777"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992" w:type="dxa"/>
            <w:shd w:val="clear" w:color="auto" w:fill="F2F2F2" w:themeFill="background1" w:themeFillShade="F2"/>
          </w:tcPr>
          <w:p w14:paraId="1EB61E7E" w14:textId="77777777" w:rsidR="00F13C9C" w:rsidRPr="006872AD"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2126" w:type="dxa"/>
            <w:shd w:val="clear" w:color="auto" w:fill="F2F2F2" w:themeFill="background1" w:themeFillShade="F2"/>
          </w:tcPr>
          <w:p w14:paraId="4BBC8F68" w14:textId="77777777"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c>
          <w:tcPr>
            <w:tcW w:w="1507" w:type="dxa"/>
            <w:shd w:val="clear" w:color="auto" w:fill="F2F2F2" w:themeFill="background1" w:themeFillShade="F2"/>
          </w:tcPr>
          <w:p w14:paraId="1BD65523" w14:textId="77777777" w:rsidR="00F13C9C" w:rsidRDefault="00F13C9C" w:rsidP="00713ED8">
            <w:pPr>
              <w:cnfStyle w:val="000000000000" w:firstRow="0" w:lastRow="0" w:firstColumn="0" w:lastColumn="0" w:oddVBand="0" w:evenVBand="0" w:oddHBand="0" w:evenHBand="0" w:firstRowFirstColumn="0" w:firstRowLastColumn="0" w:lastRowFirstColumn="0" w:lastRowLastColumn="0"/>
              <w:rPr>
                <w:sz w:val="16"/>
                <w:szCs w:val="16"/>
              </w:rPr>
            </w:pPr>
          </w:p>
        </w:tc>
      </w:tr>
    </w:tbl>
    <w:p w14:paraId="7B44141C" w14:textId="74B347DB" w:rsidR="00713ED8" w:rsidRDefault="00713ED8" w:rsidP="00713ED8"/>
    <w:p w14:paraId="1CD88430" w14:textId="17B65FA8" w:rsidR="009113A6" w:rsidRDefault="009113A6" w:rsidP="009113A6">
      <w:pPr>
        <w:pStyle w:val="Heading3"/>
      </w:pPr>
      <w:bookmarkStart w:id="11" w:name="_Toc63704035"/>
      <w:r>
        <w:t>Limitations</w:t>
      </w:r>
      <w:bookmarkEnd w:id="11"/>
    </w:p>
    <w:p w14:paraId="4A807796" w14:textId="7BAEDA3A" w:rsidR="009113A6" w:rsidRDefault="009113A6" w:rsidP="009113A6">
      <w:r>
        <w:t xml:space="preserve">While I have focused on visualisation of the data in this analysis, the group would also benefit greatly from automatic analysis of the data through some form of AI or machine learning to </w:t>
      </w:r>
      <w:r w:rsidR="00717EDF">
        <w:t>identify interesting points in the data. Some limited form of identification of dive times might be possible, but machine learning or any further analysis than this is beyond the scope of this project and would take far too long to implement.</w:t>
      </w:r>
    </w:p>
    <w:p w14:paraId="09BE609F" w14:textId="678D5986" w:rsidR="00AE7D3E" w:rsidRDefault="00AE7D3E" w:rsidP="009113A6"/>
    <w:p w14:paraId="34B06400" w14:textId="1234BA3E" w:rsidR="00AE7D3E" w:rsidRDefault="00AE7D3E" w:rsidP="00AE7D3E">
      <w:pPr>
        <w:pStyle w:val="Heading2"/>
      </w:pPr>
      <w:bookmarkStart w:id="12" w:name="_Toc63704036"/>
      <w:r>
        <w:t>Hardware and Software requirements</w:t>
      </w:r>
      <w:bookmarkEnd w:id="12"/>
    </w:p>
    <w:p w14:paraId="0BD9964C" w14:textId="16370444" w:rsidR="00AE7D3E" w:rsidRDefault="00AE7D3E" w:rsidP="00AE7D3E">
      <w:r>
        <w:t xml:space="preserve">At this stage, it is impossible to say for certain the requirements of the solution as the solution does not exist yet to test resource usage. However, I expect that, for an optimal experience, a modern (i.e. last 5 years) CPU and at east 8GB of RAM will be required as the dataset is </w:t>
      </w:r>
      <w:r w:rsidR="00FF5C21">
        <w:t>quite large. I do not expect that there will be additional external hardware or software requirements, as all libraries used and any extra utilities needed can be packaged with the main solution.</w:t>
      </w:r>
    </w:p>
    <w:p w14:paraId="57AB70CB" w14:textId="6712F3E6" w:rsidR="009A31AB" w:rsidRDefault="009A31AB" w:rsidP="00AE7D3E"/>
    <w:p w14:paraId="5D23A01C" w14:textId="71C880A0" w:rsidR="009A31AB" w:rsidRDefault="009A31AB" w:rsidP="009A31AB">
      <w:pPr>
        <w:pStyle w:val="Heading1"/>
      </w:pPr>
      <w:bookmarkStart w:id="13" w:name="_Toc63704037"/>
      <w:r>
        <w:t>Design</w:t>
      </w:r>
      <w:bookmarkEnd w:id="13"/>
    </w:p>
    <w:p w14:paraId="27F5A5D0" w14:textId="629EF2EF" w:rsidR="00ED6B10" w:rsidRDefault="00ED6B10" w:rsidP="00ED6B10">
      <w:pPr>
        <w:pStyle w:val="Heading2"/>
      </w:pPr>
      <w:bookmarkStart w:id="14" w:name="_Toc63704038"/>
      <w:r>
        <w:t>Description</w:t>
      </w:r>
      <w:bookmarkEnd w:id="14"/>
    </w:p>
    <w:p w14:paraId="06DAADEB" w14:textId="62E9407D" w:rsidR="00ED6B10" w:rsidRDefault="00287044" w:rsidP="00ED6B10">
      <w:r>
        <w:t xml:space="preserve">The program will read in the depth and orientation data then display it on the screen. The orientation data will be shown both as graphs and as a 3D model oriented correctly relative to a set of axes such that the camera can be rotated around to view the orientation and movement of the whale. The depth data will be shown only as a graph. Each graph will be accompanied by a number showing where the whale currently is and an indicator on the graph for the current time. </w:t>
      </w:r>
      <w:r w:rsidR="00800438">
        <w:t>Heading may be displayed as the rate of change of heading or as the absolute heading. Depth will be accompanied by both the velocity and acceleration. These will have to be calculated as they are not part of the provided data.</w:t>
      </w:r>
    </w:p>
    <w:p w14:paraId="4DF877A1" w14:textId="6EDF78F5" w:rsidR="00DC73E5" w:rsidRDefault="00DC73E5" w:rsidP="00DC73E5">
      <w:pPr>
        <w:pStyle w:val="Heading2"/>
      </w:pPr>
      <w:r>
        <w:t>Decomposition</w:t>
      </w:r>
    </w:p>
    <w:tbl>
      <w:tblPr>
        <w:tblStyle w:val="TableGrid"/>
        <w:tblW w:w="0" w:type="auto"/>
        <w:tblLook w:val="04A0" w:firstRow="1" w:lastRow="0" w:firstColumn="1" w:lastColumn="0" w:noHBand="0" w:noVBand="1"/>
      </w:tblPr>
      <w:tblGrid>
        <w:gridCol w:w="3398"/>
        <w:gridCol w:w="2971"/>
        <w:gridCol w:w="2641"/>
      </w:tblGrid>
      <w:tr w:rsidR="00117BE6" w:rsidRPr="00117BE6" w14:paraId="3701EEF6" w14:textId="06D68B9A" w:rsidTr="00117BE6">
        <w:tc>
          <w:tcPr>
            <w:tcW w:w="3398" w:type="dxa"/>
          </w:tcPr>
          <w:p w14:paraId="74ECAEFC" w14:textId="77EB4CC5" w:rsidR="00117BE6" w:rsidRPr="00117BE6" w:rsidRDefault="00117BE6" w:rsidP="00AF74B8">
            <w:r w:rsidRPr="00117BE6">
              <w:t>In</w:t>
            </w:r>
            <w:r w:rsidR="00263C8A">
              <w:t>p</w:t>
            </w:r>
            <w:r w:rsidRPr="00117BE6">
              <w:t>ut</w:t>
            </w:r>
          </w:p>
        </w:tc>
        <w:tc>
          <w:tcPr>
            <w:tcW w:w="2971" w:type="dxa"/>
          </w:tcPr>
          <w:p w14:paraId="08D1699C" w14:textId="6F7E34DC" w:rsidR="00117BE6" w:rsidRPr="00117BE6" w:rsidRDefault="00117BE6" w:rsidP="00AF74B8">
            <w:r w:rsidRPr="00117BE6">
              <w:t>Data files</w:t>
            </w:r>
            <w:r>
              <w:t xml:space="preserve"> </w:t>
            </w:r>
            <w:r w:rsidR="00182931">
              <w:t xml:space="preserve">(depth, </w:t>
            </w:r>
            <w:r w:rsidR="00263C8A">
              <w:t>yaw, pitch, roll vs time</w:t>
            </w:r>
          </w:p>
        </w:tc>
        <w:tc>
          <w:tcPr>
            <w:tcW w:w="2641" w:type="dxa"/>
          </w:tcPr>
          <w:p w14:paraId="6FB643F2" w14:textId="2B153ED5" w:rsidR="00117BE6" w:rsidRPr="00117BE6" w:rsidRDefault="00117BE6" w:rsidP="00AF74B8">
            <w:proofErr w:type="spellStart"/>
            <w:r>
              <w:t>Files</w:t>
            </w:r>
            <w:proofErr w:type="spellEnd"/>
            <w:r>
              <w:t xml:space="preserve"> are assumed to span the same time range</w:t>
            </w:r>
          </w:p>
        </w:tc>
      </w:tr>
      <w:tr w:rsidR="00117BE6" w:rsidRPr="00117BE6" w14:paraId="0A6BB43E" w14:textId="3E59932D" w:rsidTr="00117BE6">
        <w:tc>
          <w:tcPr>
            <w:tcW w:w="3398" w:type="dxa"/>
          </w:tcPr>
          <w:p w14:paraId="60391F1E" w14:textId="2C558237" w:rsidR="00117BE6" w:rsidRPr="00117BE6" w:rsidRDefault="00117BE6" w:rsidP="00AF74B8">
            <w:r w:rsidRPr="00117BE6">
              <w:t>Libraries</w:t>
            </w:r>
          </w:p>
        </w:tc>
        <w:tc>
          <w:tcPr>
            <w:tcW w:w="2971" w:type="dxa"/>
          </w:tcPr>
          <w:p w14:paraId="30F38E85" w14:textId="77777777" w:rsidR="00117BE6" w:rsidRPr="00117BE6" w:rsidRDefault="00117BE6" w:rsidP="00AF74B8"/>
        </w:tc>
        <w:tc>
          <w:tcPr>
            <w:tcW w:w="2641" w:type="dxa"/>
          </w:tcPr>
          <w:p w14:paraId="0D6FED5B" w14:textId="3EDA3949" w:rsidR="00117BE6" w:rsidRPr="00117BE6" w:rsidRDefault="00117BE6" w:rsidP="00AF74B8">
            <w:r>
              <w:t>Prespecified</w:t>
            </w:r>
          </w:p>
        </w:tc>
      </w:tr>
      <w:tr w:rsidR="00117BE6" w:rsidRPr="00117BE6" w14:paraId="35409F84" w14:textId="19F184E4" w:rsidTr="00117BE6">
        <w:tc>
          <w:tcPr>
            <w:tcW w:w="3398" w:type="dxa"/>
          </w:tcPr>
          <w:p w14:paraId="60EE690A" w14:textId="7D9F8206" w:rsidR="00117BE6" w:rsidRPr="00117BE6" w:rsidRDefault="00117BE6" w:rsidP="00AF74B8">
            <w:r w:rsidRPr="00117BE6">
              <w:t>Output</w:t>
            </w:r>
          </w:p>
        </w:tc>
        <w:tc>
          <w:tcPr>
            <w:tcW w:w="2971" w:type="dxa"/>
          </w:tcPr>
          <w:p w14:paraId="3D9B3513" w14:textId="28DB999C" w:rsidR="00117BE6" w:rsidRDefault="00117BE6" w:rsidP="00117BE6">
            <w:r>
              <w:t>Graphical</w:t>
            </w:r>
            <w:r w:rsidR="00182931">
              <w:t xml:space="preserve"> output</w:t>
            </w:r>
          </w:p>
          <w:p w14:paraId="49B780A3" w14:textId="34F72C06" w:rsidR="00182931" w:rsidRDefault="00182931" w:rsidP="00117BE6"/>
          <w:p w14:paraId="0960C34A" w14:textId="6030B0F1" w:rsidR="00263C8A" w:rsidRDefault="00263C8A" w:rsidP="00117BE6"/>
          <w:p w14:paraId="4700FD32" w14:textId="0BFE335F" w:rsidR="00263C8A" w:rsidRDefault="00263C8A" w:rsidP="00117BE6"/>
          <w:p w14:paraId="32056C93" w14:textId="77777777" w:rsidR="00263C8A" w:rsidRDefault="00263C8A" w:rsidP="00117BE6"/>
          <w:p w14:paraId="5DD09210" w14:textId="77777777" w:rsidR="00182931" w:rsidRDefault="00182931" w:rsidP="00117BE6"/>
          <w:p w14:paraId="49452708" w14:textId="77777777" w:rsidR="00263C8A" w:rsidRDefault="00263C8A" w:rsidP="00117BE6"/>
          <w:p w14:paraId="32F18E42" w14:textId="77777777" w:rsidR="00263C8A" w:rsidRDefault="00263C8A" w:rsidP="00117BE6"/>
          <w:p w14:paraId="031B28F6" w14:textId="7CF73678" w:rsidR="00117BE6" w:rsidRPr="00117BE6" w:rsidRDefault="00117BE6" w:rsidP="00117BE6">
            <w:r>
              <w:t>Exported selection of data</w:t>
            </w:r>
          </w:p>
        </w:tc>
        <w:tc>
          <w:tcPr>
            <w:tcW w:w="2641" w:type="dxa"/>
          </w:tcPr>
          <w:p w14:paraId="2FED0CCD" w14:textId="2D113956" w:rsidR="00117BE6" w:rsidRDefault="00182931" w:rsidP="00117BE6">
            <w:r>
              <w:lastRenderedPageBreak/>
              <w:t>Depth/time</w:t>
            </w:r>
          </w:p>
          <w:p w14:paraId="08D15DB4" w14:textId="17EF815A" w:rsidR="00263C8A" w:rsidRDefault="00263C8A" w:rsidP="00117BE6">
            <w:r>
              <w:t>Yaw/time</w:t>
            </w:r>
          </w:p>
          <w:p w14:paraId="5A421A48" w14:textId="39F69A1C" w:rsidR="00263C8A" w:rsidRDefault="00263C8A" w:rsidP="00117BE6">
            <w:r>
              <w:t>Pitch/time</w:t>
            </w:r>
          </w:p>
          <w:p w14:paraId="4482F924" w14:textId="77777777" w:rsidR="00263C8A" w:rsidRDefault="00263C8A" w:rsidP="00117BE6"/>
          <w:p w14:paraId="3F5B1E1A" w14:textId="62BE72C7" w:rsidR="00263C8A" w:rsidRDefault="00263C8A" w:rsidP="00117BE6">
            <w:r>
              <w:t>3d whale</w:t>
            </w:r>
          </w:p>
          <w:p w14:paraId="1EDC93FA" w14:textId="1C8E518A" w:rsidR="00182931" w:rsidRDefault="00263C8A" w:rsidP="00117BE6">
            <w:r>
              <w:t>Velocity/time</w:t>
            </w:r>
          </w:p>
          <w:p w14:paraId="1ADAEEAE" w14:textId="7DBC1CC6" w:rsidR="00263C8A" w:rsidRDefault="00263C8A" w:rsidP="00117BE6">
            <w:r>
              <w:lastRenderedPageBreak/>
              <w:t>Acceleration</w:t>
            </w:r>
          </w:p>
          <w:p w14:paraId="089344BD" w14:textId="77777777" w:rsidR="00182931" w:rsidRDefault="00182931" w:rsidP="00117BE6"/>
          <w:p w14:paraId="40A0632A" w14:textId="77777777" w:rsidR="00182931" w:rsidRDefault="00182931" w:rsidP="00117BE6"/>
          <w:p w14:paraId="4A6B5511" w14:textId="77777777" w:rsidR="00182931" w:rsidRDefault="00182931" w:rsidP="00117BE6"/>
          <w:p w14:paraId="6183E795" w14:textId="64090E02" w:rsidR="00182931" w:rsidRDefault="00182931" w:rsidP="00117BE6"/>
        </w:tc>
      </w:tr>
      <w:tr w:rsidR="00117BE6" w:rsidRPr="00117BE6" w14:paraId="736A98A8" w14:textId="1C582748" w:rsidTr="00117BE6">
        <w:tc>
          <w:tcPr>
            <w:tcW w:w="3398" w:type="dxa"/>
          </w:tcPr>
          <w:p w14:paraId="0B34609A" w14:textId="6121912E" w:rsidR="00117BE6" w:rsidRPr="00117BE6" w:rsidRDefault="00117BE6" w:rsidP="00AF74B8">
            <w:r w:rsidRPr="00117BE6">
              <w:lastRenderedPageBreak/>
              <w:t>User interactions – to modify display</w:t>
            </w:r>
          </w:p>
        </w:tc>
        <w:tc>
          <w:tcPr>
            <w:tcW w:w="2971" w:type="dxa"/>
          </w:tcPr>
          <w:p w14:paraId="3DAF7172" w14:textId="77777777" w:rsidR="00117BE6" w:rsidRDefault="001D5B2C" w:rsidP="00AF74B8">
            <w:r>
              <w:t>Selection of data point</w:t>
            </w:r>
          </w:p>
          <w:p w14:paraId="05EB5E48" w14:textId="77777777" w:rsidR="001D5B2C" w:rsidRDefault="001D5B2C" w:rsidP="00AF74B8">
            <w:r>
              <w:t>Zoom in on section of data</w:t>
            </w:r>
          </w:p>
          <w:p w14:paraId="29E7E4FC" w14:textId="2D27EB5C" w:rsidR="001D5B2C" w:rsidRPr="00117BE6" w:rsidRDefault="001D5B2C" w:rsidP="00AF74B8">
            <w:r>
              <w:t>Export</w:t>
            </w:r>
          </w:p>
        </w:tc>
        <w:tc>
          <w:tcPr>
            <w:tcW w:w="2641" w:type="dxa"/>
          </w:tcPr>
          <w:p w14:paraId="7CE7BB10" w14:textId="77777777" w:rsidR="00117BE6" w:rsidRPr="00117BE6" w:rsidRDefault="00117BE6" w:rsidP="00AF74B8"/>
        </w:tc>
      </w:tr>
    </w:tbl>
    <w:p w14:paraId="5982B5C1" w14:textId="2C1354B7" w:rsidR="00117BE6" w:rsidRDefault="00117BE6" w:rsidP="00DC73E5"/>
    <w:p w14:paraId="7CA5AB4C" w14:textId="328E8A14" w:rsidR="00B72BE8" w:rsidRDefault="00B72BE8" w:rsidP="00DC73E5">
      <w:r>
        <w:t>Graphical user interface – initial screen</w:t>
      </w:r>
    </w:p>
    <w:p w14:paraId="623705B3" w14:textId="73E28AD3" w:rsidR="00B72BE8" w:rsidRDefault="00263C8A" w:rsidP="00DC73E5">
      <w:r>
        <w:t>Import data</w:t>
      </w:r>
    </w:p>
    <w:p w14:paraId="0D70985A" w14:textId="0683878E" w:rsidR="000524AD" w:rsidRDefault="000524AD" w:rsidP="00DC73E5">
      <w:r>
        <w:t>Data needs to go on screen</w:t>
      </w:r>
    </w:p>
    <w:p w14:paraId="55E167AD" w14:textId="548B9199" w:rsidR="000524AD" w:rsidRDefault="000524AD" w:rsidP="00DC73E5">
      <w:r>
        <w:t>User selects data for each type, or loads cache</w:t>
      </w:r>
    </w:p>
    <w:p w14:paraId="095D7300" w14:textId="3174ECCF" w:rsidR="000524AD" w:rsidRDefault="000524AD" w:rsidP="00DC73E5">
      <w:r>
        <w:t>Analysis is performed on data</w:t>
      </w:r>
    </w:p>
    <w:p w14:paraId="5C9F1717" w14:textId="33F5440F" w:rsidR="000524AD" w:rsidRDefault="000524AD" w:rsidP="00DC73E5">
      <w:r>
        <w:t>Libraries manage drawing graphs</w:t>
      </w:r>
    </w:p>
    <w:p w14:paraId="580277D6" w14:textId="6F7CE6E9" w:rsidR="000524AD" w:rsidRDefault="000524AD" w:rsidP="00DC73E5">
      <w:r>
        <w:t>Display shows graphs</w:t>
      </w:r>
    </w:p>
    <w:p w14:paraId="25B36538" w14:textId="31C41160" w:rsidR="001D5B2C" w:rsidRDefault="001D5B2C" w:rsidP="00DC73E5">
      <w:r>
        <w:t xml:space="preserve">User choices modify display – </w:t>
      </w:r>
      <w:proofErr w:type="spellStart"/>
      <w:r>
        <w:t>eg</w:t>
      </w:r>
      <w:proofErr w:type="spellEnd"/>
      <w:r>
        <w:t xml:space="preserve"> 3D display, play through sequence, zoom in</w:t>
      </w:r>
    </w:p>
    <w:p w14:paraId="701858A5" w14:textId="68360FAC" w:rsidR="000524AD" w:rsidRDefault="00B72BE8" w:rsidP="00DC73E5">
      <w:r>
        <w:t>User chooses – export data</w:t>
      </w:r>
    </w:p>
    <w:p w14:paraId="330DBA4A" w14:textId="77777777" w:rsidR="000524AD" w:rsidRDefault="000524AD" w:rsidP="00DC73E5"/>
    <w:p w14:paraId="1953DDC7" w14:textId="096774F9" w:rsidR="00FB7F71" w:rsidRDefault="00FB7F71" w:rsidP="00DC73E5"/>
    <w:p w14:paraId="60FF277B" w14:textId="5F2C3B9F" w:rsidR="00FB7F71" w:rsidRDefault="00FB7F71" w:rsidP="00FB7F71">
      <w:pPr>
        <w:pStyle w:val="Heading2"/>
      </w:pPr>
      <w:r>
        <w:t>Class diagram</w:t>
      </w:r>
    </w:p>
    <w:p w14:paraId="3EF81F73" w14:textId="4FDB4CB4" w:rsidR="00FB7F71" w:rsidRDefault="00FB7F71" w:rsidP="00FB7F71"/>
    <w:p w14:paraId="2B1A6BA2" w14:textId="77777777" w:rsidR="00FB7F71" w:rsidRPr="00FB7F71" w:rsidRDefault="00FB7F71" w:rsidP="00FB7F71"/>
    <w:p w14:paraId="35A19D34" w14:textId="74D9B61C" w:rsidR="00FB7F71" w:rsidRDefault="00FB7F71" w:rsidP="00FB7F71">
      <w:pPr>
        <w:pStyle w:val="Heading2"/>
      </w:pPr>
      <w:r>
        <w:t>Data table</w:t>
      </w:r>
    </w:p>
    <w:p w14:paraId="79B5493A" w14:textId="2FA00250" w:rsidR="00FB7F71" w:rsidRDefault="00FB7F71" w:rsidP="00DC73E5"/>
    <w:p w14:paraId="28859673" w14:textId="4A39EB76" w:rsidR="00FB7F71" w:rsidRDefault="00FB7F71" w:rsidP="00FB7F71">
      <w:pPr>
        <w:pStyle w:val="Heading2"/>
      </w:pPr>
      <w:r>
        <w:t>Entity relationship</w:t>
      </w:r>
    </w:p>
    <w:p w14:paraId="2B0AE83B" w14:textId="4F73A8FE" w:rsidR="00FB7F71" w:rsidRDefault="00FB7F71" w:rsidP="00DC73E5"/>
    <w:p w14:paraId="23270200" w14:textId="385C46D3" w:rsidR="00FB7F71" w:rsidRDefault="00FB7F71" w:rsidP="00FB7F71">
      <w:pPr>
        <w:pStyle w:val="Heading2"/>
      </w:pPr>
      <w:r>
        <w:t>Data flow diagram</w:t>
      </w:r>
    </w:p>
    <w:p w14:paraId="371ABF77" w14:textId="77777777" w:rsidR="00FB7F71" w:rsidRDefault="00FB7F71" w:rsidP="00DC73E5"/>
    <w:p w14:paraId="1B6D0039" w14:textId="6EC3251D" w:rsidR="00FB7F71" w:rsidRDefault="00FB7F71" w:rsidP="00FB7F71">
      <w:pPr>
        <w:pStyle w:val="Heading2"/>
      </w:pPr>
      <w:r>
        <w:t>Algorithms</w:t>
      </w:r>
    </w:p>
    <w:p w14:paraId="6858E183" w14:textId="4715D183" w:rsidR="00FB7F71" w:rsidRDefault="00FB7F71" w:rsidP="00DC73E5"/>
    <w:p w14:paraId="2B1365A8" w14:textId="46950C0A" w:rsidR="00FB7F71" w:rsidRDefault="00FB7F71" w:rsidP="00FB7F71">
      <w:pPr>
        <w:pStyle w:val="Heading2"/>
      </w:pPr>
      <w:r>
        <w:t>Key variables and structures</w:t>
      </w:r>
    </w:p>
    <w:p w14:paraId="556A6730" w14:textId="77777777" w:rsidR="00FB7F71" w:rsidRPr="00DC73E5" w:rsidRDefault="00FB7F71" w:rsidP="00DC73E5"/>
    <w:p w14:paraId="7EBC2D80" w14:textId="27BF5818" w:rsidR="00ED6B10" w:rsidRDefault="00ED6B10" w:rsidP="00ED6B10">
      <w:pPr>
        <w:pStyle w:val="Heading2"/>
      </w:pPr>
      <w:bookmarkStart w:id="15" w:name="_Toc63704039"/>
      <w:r>
        <w:t>User Experience</w:t>
      </w:r>
      <w:bookmarkEnd w:id="15"/>
    </w:p>
    <w:p w14:paraId="72A35906" w14:textId="23D888EA" w:rsidR="00ED6B10" w:rsidRDefault="00310E68" w:rsidP="00310E68">
      <w:pPr>
        <w:pStyle w:val="Heading3"/>
      </w:pPr>
      <w:bookmarkStart w:id="16" w:name="_Toc63704040"/>
      <w:r>
        <w:t>Picture of user interface plan goes here</w:t>
      </w:r>
      <w:bookmarkEnd w:id="16"/>
    </w:p>
    <w:p w14:paraId="21362009" w14:textId="68254898" w:rsidR="00380483" w:rsidRDefault="00393B80" w:rsidP="00310E68">
      <w:r>
        <w:rPr>
          <w:noProof/>
        </w:rPr>
        <w:drawing>
          <wp:inline distT="0" distB="0" distL="0" distR="0" wp14:anchorId="795EEF45" wp14:editId="1F688B22">
            <wp:extent cx="5727700" cy="3905250"/>
            <wp:effectExtent l="0" t="0" r="0" b="635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905250"/>
                    </a:xfrm>
                    <a:prstGeom prst="rect">
                      <a:avLst/>
                    </a:prstGeom>
                  </pic:spPr>
                </pic:pic>
              </a:graphicData>
            </a:graphic>
          </wp:inline>
        </w:drawing>
      </w:r>
    </w:p>
    <w:p w14:paraId="36F909B1" w14:textId="2411AE52" w:rsidR="00310E68" w:rsidRDefault="00310E68" w:rsidP="00310E68">
      <w:pPr>
        <w:pStyle w:val="Heading3"/>
      </w:pPr>
      <w:bookmarkStart w:id="17" w:name="_Toc63704041"/>
      <w:r>
        <w:t>Picture of user journey flow chart goes here</w:t>
      </w:r>
      <w:bookmarkEnd w:id="17"/>
    </w:p>
    <w:p w14:paraId="5559495E" w14:textId="1F7C8788" w:rsidR="00310E68" w:rsidRPr="00310E68" w:rsidRDefault="0090037D" w:rsidP="00310E68">
      <w:r>
        <w:rPr>
          <w:noProof/>
        </w:rPr>
        <w:lastRenderedPageBreak/>
        <w:drawing>
          <wp:inline distT="0" distB="0" distL="0" distR="0" wp14:anchorId="076827AE" wp14:editId="5FC1C294">
            <wp:extent cx="5727700" cy="322199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5EFECEC" w14:textId="5AFA616E" w:rsidR="00FB7F71" w:rsidRDefault="00FB7F71" w:rsidP="00ED6B10">
      <w:pPr>
        <w:pStyle w:val="Heading2"/>
      </w:pPr>
      <w:bookmarkStart w:id="18" w:name="_Toc63704042"/>
      <w:r>
        <w:t>Features that make the system more useable</w:t>
      </w:r>
    </w:p>
    <w:p w14:paraId="5278A0D0" w14:textId="77777777" w:rsidR="00FB7F71" w:rsidRPr="00FB7F71" w:rsidRDefault="00FB7F71" w:rsidP="00FB7F71"/>
    <w:p w14:paraId="7D22FFBC" w14:textId="6E058C9A" w:rsidR="00ED6B10" w:rsidRDefault="00ED6B10" w:rsidP="00ED6B10">
      <w:pPr>
        <w:pStyle w:val="Heading2"/>
      </w:pPr>
      <w:r>
        <w:t>Program Interactions</w:t>
      </w:r>
      <w:bookmarkEnd w:id="18"/>
    </w:p>
    <w:p w14:paraId="1B75EF7E" w14:textId="14CD6E45" w:rsidR="00ED6B10" w:rsidRDefault="00ED6B10" w:rsidP="00ED6B10">
      <w:pPr>
        <w:pStyle w:val="Heading3"/>
      </w:pPr>
      <w:bookmarkStart w:id="19" w:name="_Toc63704043"/>
      <w:r>
        <w:t>This is a heading for a picture of all the interactions between functions and maybe structures in the program but there aren’t actually any structures except some borrowed from the standard library.</w:t>
      </w:r>
      <w:bookmarkEnd w:id="19"/>
    </w:p>
    <w:p w14:paraId="280C0CD5" w14:textId="7C42BC90" w:rsidR="00ED6B10" w:rsidRDefault="00ED6B10" w:rsidP="00ED6B10"/>
    <w:p w14:paraId="2748DD98" w14:textId="78D2CEE6" w:rsidR="00ED6B10" w:rsidRDefault="00FB7F71" w:rsidP="00ED6B10">
      <w:pPr>
        <w:pStyle w:val="Heading3"/>
      </w:pPr>
      <w:r>
        <w:t>test plans for algorithms and iterative development</w:t>
      </w:r>
    </w:p>
    <w:p w14:paraId="29CE7D08" w14:textId="4A584D28" w:rsidR="00290218" w:rsidRDefault="00290218" w:rsidP="00290218"/>
    <w:p w14:paraId="3894DE42" w14:textId="30AB7637" w:rsidR="00FB7F71" w:rsidRPr="00290218" w:rsidRDefault="00FB7F71" w:rsidP="00FB7F71">
      <w:pPr>
        <w:pStyle w:val="Heading2"/>
      </w:pPr>
      <w:r>
        <w:t>Post-development test strategies</w:t>
      </w:r>
    </w:p>
    <w:p w14:paraId="7646F12B" w14:textId="5DCE9085" w:rsidR="00ED6B10" w:rsidRDefault="002D30F0" w:rsidP="00ED6B10">
      <w:r>
        <w:rPr>
          <w:noProof/>
        </w:rPr>
        <w:lastRenderedPageBreak/>
        <w:drawing>
          <wp:inline distT="0" distB="0" distL="0" distR="0" wp14:anchorId="737C9577" wp14:editId="5A36D847">
            <wp:extent cx="3771900" cy="5346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71900" cy="5346700"/>
                    </a:xfrm>
                    <a:prstGeom prst="rect">
                      <a:avLst/>
                    </a:prstGeom>
                  </pic:spPr>
                </pic:pic>
              </a:graphicData>
            </a:graphic>
          </wp:inline>
        </w:drawing>
      </w:r>
      <w:r w:rsidR="005209B1">
        <w:rPr>
          <w:noProof/>
        </w:rPr>
        <w:lastRenderedPageBreak/>
        <w:drawing>
          <wp:inline distT="0" distB="0" distL="0" distR="0" wp14:anchorId="117FC1FE" wp14:editId="143B0D35">
            <wp:extent cx="3098800" cy="7061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98800" cy="7061200"/>
                    </a:xfrm>
                    <a:prstGeom prst="rect">
                      <a:avLst/>
                    </a:prstGeom>
                  </pic:spPr>
                </pic:pic>
              </a:graphicData>
            </a:graphic>
          </wp:inline>
        </w:drawing>
      </w:r>
    </w:p>
    <w:p w14:paraId="5F5CB8D0" w14:textId="032AF4A2" w:rsidR="00CA6B83" w:rsidRDefault="00CA6B83" w:rsidP="00ED6B10"/>
    <w:p w14:paraId="21F7A200" w14:textId="20155D57" w:rsidR="00CA6B83" w:rsidRDefault="00CA6B83" w:rsidP="00CA6B83">
      <w:pPr>
        <w:pStyle w:val="Heading1"/>
      </w:pPr>
      <w:r>
        <w:t>Development</w:t>
      </w:r>
    </w:p>
    <w:p w14:paraId="6EAA846E" w14:textId="6D06C824" w:rsidR="00507FC2" w:rsidRDefault="00507FC2" w:rsidP="00507FC2">
      <w:r>
        <w:t>Development of the project was split into three sections.</w:t>
      </w:r>
    </w:p>
    <w:p w14:paraId="307F6DEF" w14:textId="67AA6582" w:rsidR="004C1434" w:rsidRDefault="00507FC2" w:rsidP="00507FC2">
      <w:r>
        <w:t xml:space="preserve">In the first section, I worked to get all the libraries to work together. </w:t>
      </w:r>
      <w:r w:rsidR="004C1434">
        <w:t xml:space="preserve">In the second section I developed an initial iteration of the project with most of the base features. I then asked my client for feedback. </w:t>
      </w:r>
      <w:r w:rsidR="004C1434">
        <w:lastRenderedPageBreak/>
        <w:t>In the final section, I acted on this feedback to polish the application and add a few new features to better meet their requirements.</w:t>
      </w:r>
    </w:p>
    <w:p w14:paraId="0F051E45" w14:textId="4A7E8EC8" w:rsidR="004C1434" w:rsidRPr="004C1434" w:rsidRDefault="004C1434" w:rsidP="004C1434">
      <w:pPr>
        <w:pStyle w:val="Heading2"/>
      </w:pPr>
      <w:r>
        <w:t>Section 1</w:t>
      </w:r>
    </w:p>
    <w:p w14:paraId="38390F14" w14:textId="66854D67" w:rsidR="00507FC2" w:rsidRPr="00507FC2" w:rsidRDefault="00507FC2" w:rsidP="00507FC2">
      <w:r>
        <w:t xml:space="preserve">The main libraries I had to work on are BGFX and </w:t>
      </w:r>
      <w:proofErr w:type="spellStart"/>
      <w:r>
        <w:t>ImGui</w:t>
      </w:r>
      <w:proofErr w:type="spellEnd"/>
      <w:r>
        <w:t xml:space="preserve">. BGFX provides a higher level interface to graphics libraries, making it much easier to draw the 3D model to the screen. </w:t>
      </w:r>
      <w:proofErr w:type="spellStart"/>
      <w:r>
        <w:t>ImGui</w:t>
      </w:r>
      <w:proofErr w:type="spellEnd"/>
      <w:r>
        <w:t xml:space="preserve"> is an immediate mode graphical user interface library. This means that </w:t>
      </w:r>
      <w:r w:rsidR="004C1434">
        <w:t xml:space="preserve">user calls directly cause the library to render to its buffer. The problem with this is that </w:t>
      </w:r>
      <w:proofErr w:type="spellStart"/>
      <w:r w:rsidR="004C1434">
        <w:t>ImGui</w:t>
      </w:r>
      <w:proofErr w:type="spellEnd"/>
      <w:r w:rsidR="004C1434">
        <w:t xml:space="preserve"> needs a way to call whatever is </w:t>
      </w:r>
      <w:r w:rsidR="001438D2">
        <w:t xml:space="preserve">being used to render. There are a number of example implementations provided by the authors of the library, but it was very difficult to find a backend built for BGFX. I did manage to find one eventually, but it did not work with all the features of </w:t>
      </w:r>
      <w:proofErr w:type="spellStart"/>
      <w:r w:rsidR="001438D2">
        <w:t>ImGui</w:t>
      </w:r>
      <w:proofErr w:type="spellEnd"/>
      <w:r w:rsidR="001438D2">
        <w:t xml:space="preserve"> that I wanted so I had to extend the backend to use these features. Mostly, this took the form of </w:t>
      </w:r>
      <w:r w:rsidR="00382E62">
        <w:t>borrowing code from the example backends until things worked.</w:t>
      </w:r>
    </w:p>
    <w:p w14:paraId="36C39B33" w14:textId="0A1C22A2" w:rsidR="001438D2" w:rsidRDefault="00507FC2" w:rsidP="00CA6B83">
      <w:pPr>
        <w:rPr>
          <w:noProof/>
        </w:rPr>
      </w:pPr>
      <w:r>
        <w:rPr>
          <w:noProof/>
        </w:rPr>
        <w:drawing>
          <wp:inline distT="0" distB="0" distL="0" distR="0" wp14:anchorId="62A6D2F0" wp14:editId="1AF1C16A">
            <wp:extent cx="5727700" cy="3221990"/>
            <wp:effectExtent l="0" t="0" r="0" b="3810"/>
            <wp:docPr id="5" name="Picture 5"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sidRPr="00507FC2">
        <w:rPr>
          <w:noProof/>
        </w:rPr>
        <w:t xml:space="preserve"> </w:t>
      </w:r>
    </w:p>
    <w:p w14:paraId="108ABC55" w14:textId="6F609222" w:rsidR="00382E62" w:rsidRDefault="001438D2" w:rsidP="00CA6B83">
      <w:pPr>
        <w:rPr>
          <w:noProof/>
        </w:rPr>
      </w:pPr>
      <w:r>
        <w:rPr>
          <w:noProof/>
        </w:rPr>
        <w:lastRenderedPageBreak/>
        <w:br/>
      </w:r>
      <w:r w:rsidR="00507FC2">
        <w:rPr>
          <w:noProof/>
        </w:rPr>
        <w:drawing>
          <wp:inline distT="0" distB="0" distL="0" distR="0" wp14:anchorId="4EE20186" wp14:editId="3DD62F15">
            <wp:extent cx="5727700" cy="3221990"/>
            <wp:effectExtent l="0" t="0" r="0" b="3810"/>
            <wp:docPr id="7" name="Picture 7"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electronic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sidR="00507FC2" w:rsidRPr="00507FC2">
        <w:rPr>
          <w:noProof/>
        </w:rPr>
        <w:t xml:space="preserve"> </w:t>
      </w:r>
      <w:r w:rsidR="00382E62">
        <w:rPr>
          <w:noProof/>
        </w:rPr>
        <w:br/>
        <w:t>As you can see in the above screenshot, there were some issues during the development of this capability. I eventually worked out what was going wrong and fixed all the issues.</w:t>
      </w:r>
    </w:p>
    <w:p w14:paraId="0B890290" w14:textId="2233FA26" w:rsidR="002B2D0C" w:rsidRDefault="00382E62" w:rsidP="002B2D0C">
      <w:pPr>
        <w:rPr>
          <w:noProof/>
        </w:rPr>
      </w:pPr>
      <w:r>
        <w:rPr>
          <w:noProof/>
        </w:rPr>
        <w:t>You might also notice that the cubes rendering in the images are inside out. I’m not entirely certain why that was the case, but I fixed the model in later versions so it no longer happens.</w:t>
      </w:r>
    </w:p>
    <w:p w14:paraId="3F10413F" w14:textId="5D4FE71B" w:rsidR="002B2D0C" w:rsidRDefault="002B2D0C" w:rsidP="002B2D0C">
      <w:pPr>
        <w:pStyle w:val="Heading2"/>
        <w:rPr>
          <w:noProof/>
        </w:rPr>
      </w:pPr>
      <w:r>
        <w:rPr>
          <w:noProof/>
        </w:rPr>
        <w:t>Section 2</w:t>
      </w:r>
    </w:p>
    <w:p w14:paraId="4378AF42" w14:textId="64AFF0AF" w:rsidR="00CA6B83" w:rsidRPr="00CA6B83" w:rsidRDefault="002B2D0C" w:rsidP="002B2D0C">
      <w:pPr>
        <w:rPr>
          <w:noProof/>
        </w:rPr>
      </w:pPr>
      <w:r>
        <w:rPr>
          <w:noProof/>
        </w:rPr>
        <w:t xml:space="preserve">The aim of this section was to produce an initial iteration of the basic features of the application. </w:t>
      </w:r>
      <w:r w:rsidR="00507FC2">
        <w:rPr>
          <w:noProof/>
        </w:rPr>
        <w:drawing>
          <wp:inline distT="0" distB="0" distL="0" distR="0" wp14:anchorId="0E10DDFE" wp14:editId="7AFDF467">
            <wp:extent cx="5727700" cy="3361690"/>
            <wp:effectExtent l="0" t="0" r="0" b="381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361690"/>
                    </a:xfrm>
                    <a:prstGeom prst="rect">
                      <a:avLst/>
                    </a:prstGeom>
                  </pic:spPr>
                </pic:pic>
              </a:graphicData>
            </a:graphic>
          </wp:inline>
        </w:drawing>
      </w:r>
      <w:r>
        <w:rPr>
          <w:noProof/>
        </w:rPr>
        <w:t xml:space="preserve"> </w:t>
      </w:r>
      <w:r w:rsidR="00507FC2">
        <w:rPr>
          <w:noProof/>
        </w:rPr>
        <w:lastRenderedPageBreak/>
        <w:drawing>
          <wp:inline distT="0" distB="0" distL="0" distR="0" wp14:anchorId="74D3B10B" wp14:editId="3B243594">
            <wp:extent cx="5727700" cy="3361690"/>
            <wp:effectExtent l="0" t="0" r="0" b="381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27700" cy="3361690"/>
                    </a:xfrm>
                    <a:prstGeom prst="rect">
                      <a:avLst/>
                    </a:prstGeom>
                  </pic:spPr>
                </pic:pic>
              </a:graphicData>
            </a:graphic>
          </wp:inline>
        </w:drawing>
      </w:r>
      <w:r w:rsidR="00507FC2">
        <w:rPr>
          <w:noProof/>
        </w:rPr>
        <w:drawing>
          <wp:inline distT="0" distB="0" distL="0" distR="0" wp14:anchorId="391B9BF9" wp14:editId="5DCA632E">
            <wp:extent cx="5727700" cy="3132455"/>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132455"/>
                    </a:xfrm>
                    <a:prstGeom prst="rect">
                      <a:avLst/>
                    </a:prstGeom>
                  </pic:spPr>
                </pic:pic>
              </a:graphicData>
            </a:graphic>
          </wp:inline>
        </w:drawing>
      </w:r>
      <w:r w:rsidR="00507FC2">
        <w:rPr>
          <w:noProof/>
        </w:rPr>
        <w:lastRenderedPageBreak/>
        <w:drawing>
          <wp:inline distT="0" distB="0" distL="0" distR="0" wp14:anchorId="7F9290EE" wp14:editId="30C4CF44">
            <wp:extent cx="5727700" cy="3130550"/>
            <wp:effectExtent l="0" t="0" r="0" b="6350"/>
            <wp:docPr id="11" name="Picture 11"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screensh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130550"/>
                    </a:xfrm>
                    <a:prstGeom prst="rect">
                      <a:avLst/>
                    </a:prstGeom>
                  </pic:spPr>
                </pic:pic>
              </a:graphicData>
            </a:graphic>
          </wp:inline>
        </w:drawing>
      </w:r>
      <w:r w:rsidR="00507FC2">
        <w:rPr>
          <w:noProof/>
        </w:rPr>
        <w:drawing>
          <wp:inline distT="0" distB="0" distL="0" distR="0" wp14:anchorId="1078CAB4" wp14:editId="2A895049">
            <wp:extent cx="5727700" cy="3138170"/>
            <wp:effectExtent l="0" t="0" r="0" b="0"/>
            <wp:docPr id="12" name="Picture 12"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screensh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138170"/>
                    </a:xfrm>
                    <a:prstGeom prst="rect">
                      <a:avLst/>
                    </a:prstGeom>
                  </pic:spPr>
                </pic:pic>
              </a:graphicData>
            </a:graphic>
          </wp:inline>
        </w:drawing>
      </w:r>
      <w:r w:rsidR="00507FC2" w:rsidRPr="00507FC2">
        <w:rPr>
          <w:noProof/>
        </w:rPr>
        <w:t xml:space="preserve"> </w:t>
      </w:r>
      <w:r w:rsidR="00507FC2">
        <w:rPr>
          <w:noProof/>
        </w:rPr>
        <w:lastRenderedPageBreak/>
        <w:drawing>
          <wp:inline distT="0" distB="0" distL="0" distR="0" wp14:anchorId="6C2B602D" wp14:editId="7803C99B">
            <wp:extent cx="5727700" cy="3361690"/>
            <wp:effectExtent l="0" t="0" r="0" b="381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27700" cy="3361690"/>
                    </a:xfrm>
                    <a:prstGeom prst="rect">
                      <a:avLst/>
                    </a:prstGeom>
                  </pic:spPr>
                </pic:pic>
              </a:graphicData>
            </a:graphic>
          </wp:inline>
        </w:drawing>
      </w:r>
      <w:r w:rsidR="00507FC2">
        <w:rPr>
          <w:noProof/>
        </w:rPr>
        <w:drawing>
          <wp:inline distT="0" distB="0" distL="0" distR="0" wp14:anchorId="5D9BD010" wp14:editId="5D8A5CC2">
            <wp:extent cx="5727700" cy="3130550"/>
            <wp:effectExtent l="0" t="0" r="0" b="635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30550"/>
                    </a:xfrm>
                    <a:prstGeom prst="rect">
                      <a:avLst/>
                    </a:prstGeom>
                  </pic:spPr>
                </pic:pic>
              </a:graphicData>
            </a:graphic>
          </wp:inline>
        </w:drawing>
      </w:r>
    </w:p>
    <w:sectPr w:rsidR="00CA6B83" w:rsidRPr="00CA6B83" w:rsidSect="00CB2694">
      <w:headerReference w:type="default" r:id="rId25"/>
      <w:footerReference w:type="default" r:id="rId26"/>
      <w:pgSz w:w="11900" w:h="16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Dominic Wilkinson" w:date="2020-11-01T10:39:00Z" w:initials="DW">
    <w:p w14:paraId="61F51525" w14:textId="77777777" w:rsidR="00B87CC8" w:rsidRDefault="00B87CC8">
      <w:pPr>
        <w:pStyle w:val="CommentText"/>
      </w:pPr>
      <w:r>
        <w:rPr>
          <w:rStyle w:val="CommentReference"/>
        </w:rPr>
        <w:annotationRef/>
      </w:r>
      <w:r>
        <w:t>Put in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F51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0EC4" w16cex:dateUtc="2020-11-01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F51525" w16cid:durableId="23490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870AF" w14:textId="77777777" w:rsidR="002C6F12" w:rsidRDefault="002C6F12" w:rsidP="00CB2694">
      <w:pPr>
        <w:spacing w:after="0" w:line="240" w:lineRule="auto"/>
      </w:pPr>
      <w:r>
        <w:separator/>
      </w:r>
    </w:p>
  </w:endnote>
  <w:endnote w:type="continuationSeparator" w:id="0">
    <w:p w14:paraId="7B505FAB" w14:textId="77777777" w:rsidR="002C6F12" w:rsidRDefault="002C6F12" w:rsidP="00CB2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0A918" w14:textId="77777777" w:rsidR="00CB2694" w:rsidRDefault="00CB2694">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2217FD5A" wp14:editId="0D5F1940">
              <wp:simplePos x="0" y="0"/>
              <wp:positionH relativeFrom="margin">
                <wp:align>right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23F8BA4" w14:textId="77777777" w:rsidR="00CB2694" w:rsidRDefault="00CB2694">
                                <w:pPr>
                                  <w:jc w:val="right"/>
                                  <w:rPr>
                                    <w:color w:val="7F7F7F" w:themeColor="text1" w:themeTint="80"/>
                                  </w:rPr>
                                </w:pPr>
                                <w:r>
                                  <w:rPr>
                                    <w:color w:val="7F7F7F" w:themeColor="text1" w:themeTint="80"/>
                                  </w:rPr>
                                  <w:t xml:space="preserve">     </w:t>
                                </w:r>
                              </w:p>
                            </w:sdtContent>
                          </w:sdt>
                          <w:p w14:paraId="2ADCBAE4" w14:textId="77777777" w:rsidR="00CB2694" w:rsidRDefault="00CB269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217FD5A" id="Group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">
              <v:rect id="Rectangle 38" o:spid="_x0000_s1031"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32"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23F8BA4" w14:textId="77777777" w:rsidR="00CB2694" w:rsidRDefault="00CB2694">
                          <w:pPr>
                            <w:jc w:val="right"/>
                            <w:rPr>
                              <w:color w:val="7F7F7F" w:themeColor="text1" w:themeTint="80"/>
                            </w:rPr>
                          </w:pPr>
                          <w:r>
                            <w:rPr>
                              <w:color w:val="7F7F7F" w:themeColor="text1" w:themeTint="80"/>
                            </w:rPr>
                            <w:t xml:space="preserve">     </w:t>
                          </w:r>
                        </w:p>
                      </w:sdtContent>
                    </w:sdt>
                    <w:p w14:paraId="2ADCBAE4" w14:textId="77777777" w:rsidR="00CB2694" w:rsidRDefault="00CB2694">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14585E88" wp14:editId="1D2F3650">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DAC228" w14:textId="77777777" w:rsidR="00CB2694" w:rsidRDefault="00CB26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5E88" id="Rectangle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sSyng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" fillcolor="black [3213]" stroked="f" strokeweight="3pt">
              <v:textbox>
                <w:txbxContent>
                  <w:p w14:paraId="56DAC228" w14:textId="77777777" w:rsidR="00CB2694" w:rsidRDefault="00CB26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H446,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BE2CC" w14:textId="77777777" w:rsidR="002C6F12" w:rsidRDefault="002C6F12" w:rsidP="00CB2694">
      <w:pPr>
        <w:spacing w:after="0" w:line="240" w:lineRule="auto"/>
      </w:pPr>
      <w:r>
        <w:separator/>
      </w:r>
    </w:p>
  </w:footnote>
  <w:footnote w:type="continuationSeparator" w:id="0">
    <w:p w14:paraId="6E286499" w14:textId="77777777" w:rsidR="002C6F12" w:rsidRDefault="002C6F12" w:rsidP="00CB2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BF0" w14:textId="77777777" w:rsidR="00CB2694" w:rsidRDefault="00CB2694">
    <w:pPr>
      <w:pStyle w:val="Header"/>
      <w:rPr>
        <w:lang w:val="en-GB"/>
      </w:rPr>
    </w:pPr>
    <w:r>
      <w:rPr>
        <w:lang w:val="en-GB"/>
      </w:rPr>
      <w:t>Sebastian Wilkinson</w:t>
    </w:r>
  </w:p>
  <w:p w14:paraId="373A060E" w14:textId="77777777" w:rsidR="00CB2694" w:rsidRPr="00CB2694" w:rsidRDefault="00CB2694">
    <w:pPr>
      <w:pStyle w:val="Header"/>
      <w:rPr>
        <w:lang w:val="en-GB"/>
      </w:rPr>
    </w:pPr>
    <w:r>
      <w:rPr>
        <w:lang w:val="en-GB"/>
      </w:rPr>
      <w:t>Candidate number: ?????</w:t>
    </w:r>
    <w:r w:rsidRPr="00CB2694">
      <w:rPr>
        <w:lang w:val="en-GB"/>
      </w:rPr>
      <w:ptab w:relativeTo="margin" w:alignment="center" w:leader="none"/>
    </w:r>
    <w:r w:rsidRPr="00CB2694">
      <w:rPr>
        <w:lang w:val="en-GB"/>
      </w:rPr>
      <w:ptab w:relativeTo="margin" w:alignment="right" w:leader="none"/>
    </w:r>
    <w:r>
      <w:rPr>
        <w:lang w:val="en-GB"/>
      </w:rPr>
      <w:t>Centre Number: 62309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150E8"/>
    <w:multiLevelType w:val="hybridMultilevel"/>
    <w:tmpl w:val="53C04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A172C2"/>
    <w:multiLevelType w:val="hybridMultilevel"/>
    <w:tmpl w:val="A7BC60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B97C71"/>
    <w:multiLevelType w:val="hybridMultilevel"/>
    <w:tmpl w:val="A5343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3D442B"/>
    <w:multiLevelType w:val="hybridMultilevel"/>
    <w:tmpl w:val="E15AC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94"/>
    <w:rsid w:val="00006AE1"/>
    <w:rsid w:val="00013A04"/>
    <w:rsid w:val="00016C47"/>
    <w:rsid w:val="00045465"/>
    <w:rsid w:val="000524AD"/>
    <w:rsid w:val="0006305A"/>
    <w:rsid w:val="000857CC"/>
    <w:rsid w:val="000A08CB"/>
    <w:rsid w:val="000B33E6"/>
    <w:rsid w:val="000D5962"/>
    <w:rsid w:val="001118AD"/>
    <w:rsid w:val="00117BE6"/>
    <w:rsid w:val="00134CE5"/>
    <w:rsid w:val="001438D2"/>
    <w:rsid w:val="00160DFD"/>
    <w:rsid w:val="00164EE4"/>
    <w:rsid w:val="001804A6"/>
    <w:rsid w:val="00182931"/>
    <w:rsid w:val="00182F86"/>
    <w:rsid w:val="00184EBB"/>
    <w:rsid w:val="001B4F34"/>
    <w:rsid w:val="001B79E7"/>
    <w:rsid w:val="001D5B2C"/>
    <w:rsid w:val="001F4378"/>
    <w:rsid w:val="001F6BF7"/>
    <w:rsid w:val="00203DA8"/>
    <w:rsid w:val="00236E4C"/>
    <w:rsid w:val="002420BE"/>
    <w:rsid w:val="00263C8A"/>
    <w:rsid w:val="00287044"/>
    <w:rsid w:val="00290218"/>
    <w:rsid w:val="00290EA7"/>
    <w:rsid w:val="002B0511"/>
    <w:rsid w:val="002B2D0C"/>
    <w:rsid w:val="002C6F12"/>
    <w:rsid w:val="002D2234"/>
    <w:rsid w:val="002D30F0"/>
    <w:rsid w:val="002F2453"/>
    <w:rsid w:val="002F48E8"/>
    <w:rsid w:val="00310E68"/>
    <w:rsid w:val="00321CDE"/>
    <w:rsid w:val="00333D9E"/>
    <w:rsid w:val="003354E0"/>
    <w:rsid w:val="00336276"/>
    <w:rsid w:val="00380483"/>
    <w:rsid w:val="00382E62"/>
    <w:rsid w:val="00393B80"/>
    <w:rsid w:val="00394B24"/>
    <w:rsid w:val="00396606"/>
    <w:rsid w:val="00397B6C"/>
    <w:rsid w:val="003C2FA9"/>
    <w:rsid w:val="003E4C66"/>
    <w:rsid w:val="00405561"/>
    <w:rsid w:val="004115DF"/>
    <w:rsid w:val="004332BC"/>
    <w:rsid w:val="0044045B"/>
    <w:rsid w:val="00452460"/>
    <w:rsid w:val="0047685D"/>
    <w:rsid w:val="004C1434"/>
    <w:rsid w:val="004D2DC2"/>
    <w:rsid w:val="005068C7"/>
    <w:rsid w:val="00507FC2"/>
    <w:rsid w:val="005209B1"/>
    <w:rsid w:val="00530D1C"/>
    <w:rsid w:val="0058461F"/>
    <w:rsid w:val="00596818"/>
    <w:rsid w:val="005F21A0"/>
    <w:rsid w:val="00643091"/>
    <w:rsid w:val="0064603F"/>
    <w:rsid w:val="00655B45"/>
    <w:rsid w:val="0068117E"/>
    <w:rsid w:val="006872AD"/>
    <w:rsid w:val="006D4100"/>
    <w:rsid w:val="006D6C74"/>
    <w:rsid w:val="00713ED8"/>
    <w:rsid w:val="00717EDF"/>
    <w:rsid w:val="00742013"/>
    <w:rsid w:val="007445F8"/>
    <w:rsid w:val="00746BC2"/>
    <w:rsid w:val="00763BE2"/>
    <w:rsid w:val="00766299"/>
    <w:rsid w:val="007D51DE"/>
    <w:rsid w:val="00800438"/>
    <w:rsid w:val="00837191"/>
    <w:rsid w:val="008455D2"/>
    <w:rsid w:val="0088562F"/>
    <w:rsid w:val="00885950"/>
    <w:rsid w:val="008917FD"/>
    <w:rsid w:val="008C5929"/>
    <w:rsid w:val="008F0429"/>
    <w:rsid w:val="0090037D"/>
    <w:rsid w:val="009113A6"/>
    <w:rsid w:val="0092737E"/>
    <w:rsid w:val="00995A21"/>
    <w:rsid w:val="009A10BD"/>
    <w:rsid w:val="009A31AB"/>
    <w:rsid w:val="009E1363"/>
    <w:rsid w:val="009F0A0D"/>
    <w:rsid w:val="00A065F6"/>
    <w:rsid w:val="00A12738"/>
    <w:rsid w:val="00A23277"/>
    <w:rsid w:val="00AD15F8"/>
    <w:rsid w:val="00AE0412"/>
    <w:rsid w:val="00AE7D3E"/>
    <w:rsid w:val="00B13BFF"/>
    <w:rsid w:val="00B67A42"/>
    <w:rsid w:val="00B712AA"/>
    <w:rsid w:val="00B72BE8"/>
    <w:rsid w:val="00B8668E"/>
    <w:rsid w:val="00B87CC8"/>
    <w:rsid w:val="00BA1186"/>
    <w:rsid w:val="00BA3288"/>
    <w:rsid w:val="00BB0CFE"/>
    <w:rsid w:val="00BC540F"/>
    <w:rsid w:val="00BE46E1"/>
    <w:rsid w:val="00BF7DE3"/>
    <w:rsid w:val="00C40E11"/>
    <w:rsid w:val="00C52A87"/>
    <w:rsid w:val="00C659E8"/>
    <w:rsid w:val="00C72454"/>
    <w:rsid w:val="00C74EA5"/>
    <w:rsid w:val="00CA6B83"/>
    <w:rsid w:val="00CB2694"/>
    <w:rsid w:val="00CC267F"/>
    <w:rsid w:val="00CD052B"/>
    <w:rsid w:val="00CE1A3F"/>
    <w:rsid w:val="00CE1C11"/>
    <w:rsid w:val="00CE28E5"/>
    <w:rsid w:val="00CE7D9C"/>
    <w:rsid w:val="00CF439C"/>
    <w:rsid w:val="00D4322D"/>
    <w:rsid w:val="00D47259"/>
    <w:rsid w:val="00D479A3"/>
    <w:rsid w:val="00D535F6"/>
    <w:rsid w:val="00D81AA5"/>
    <w:rsid w:val="00D918D5"/>
    <w:rsid w:val="00DC73E5"/>
    <w:rsid w:val="00DD11AB"/>
    <w:rsid w:val="00DE7EA1"/>
    <w:rsid w:val="00E04C4D"/>
    <w:rsid w:val="00E05276"/>
    <w:rsid w:val="00E3693C"/>
    <w:rsid w:val="00E43BF3"/>
    <w:rsid w:val="00E43FA8"/>
    <w:rsid w:val="00E9774C"/>
    <w:rsid w:val="00EA02B2"/>
    <w:rsid w:val="00EA06F5"/>
    <w:rsid w:val="00ED6B10"/>
    <w:rsid w:val="00EE60D2"/>
    <w:rsid w:val="00F13C9C"/>
    <w:rsid w:val="00F20F36"/>
    <w:rsid w:val="00F404C9"/>
    <w:rsid w:val="00F523A9"/>
    <w:rsid w:val="00F566DF"/>
    <w:rsid w:val="00F622FB"/>
    <w:rsid w:val="00F958FF"/>
    <w:rsid w:val="00FB70A0"/>
    <w:rsid w:val="00FB7F71"/>
    <w:rsid w:val="00FD6417"/>
    <w:rsid w:val="00FE33D6"/>
    <w:rsid w:val="00FF5C2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FE89A"/>
  <w15:chartTrackingRefBased/>
  <w15:docId w15:val="{BAF763CA-C0DD-B74F-8DFA-B73F69186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AU" w:eastAsia="ja-JP"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94"/>
  </w:style>
  <w:style w:type="paragraph" w:styleId="Heading1">
    <w:name w:val="heading 1"/>
    <w:basedOn w:val="Normal"/>
    <w:next w:val="Normal"/>
    <w:link w:val="Heading1Char"/>
    <w:uiPriority w:val="9"/>
    <w:qFormat/>
    <w:rsid w:val="00CB2694"/>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CB2694"/>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CB2694"/>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unhideWhenUsed/>
    <w:qFormat/>
    <w:rsid w:val="00CB2694"/>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unhideWhenUsed/>
    <w:qFormat/>
    <w:rsid w:val="00CB2694"/>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CB2694"/>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CB2694"/>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CB269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B269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94"/>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CB2694"/>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CB2694"/>
    <w:rPr>
      <w:caps/>
      <w:color w:val="823B0B" w:themeColor="accent2" w:themeShade="7F"/>
      <w:sz w:val="24"/>
      <w:szCs w:val="24"/>
    </w:rPr>
  </w:style>
  <w:style w:type="character" w:customStyle="1" w:styleId="Heading4Char">
    <w:name w:val="Heading 4 Char"/>
    <w:basedOn w:val="DefaultParagraphFont"/>
    <w:link w:val="Heading4"/>
    <w:uiPriority w:val="9"/>
    <w:rsid w:val="00CB2694"/>
    <w:rPr>
      <w:caps/>
      <w:color w:val="823B0B" w:themeColor="accent2" w:themeShade="7F"/>
      <w:spacing w:val="10"/>
    </w:rPr>
  </w:style>
  <w:style w:type="character" w:customStyle="1" w:styleId="Heading5Char">
    <w:name w:val="Heading 5 Char"/>
    <w:basedOn w:val="DefaultParagraphFont"/>
    <w:link w:val="Heading5"/>
    <w:uiPriority w:val="9"/>
    <w:rsid w:val="00CB2694"/>
    <w:rPr>
      <w:caps/>
      <w:color w:val="823B0B" w:themeColor="accent2" w:themeShade="7F"/>
      <w:spacing w:val="10"/>
    </w:rPr>
  </w:style>
  <w:style w:type="character" w:customStyle="1" w:styleId="Heading6Char">
    <w:name w:val="Heading 6 Char"/>
    <w:basedOn w:val="DefaultParagraphFont"/>
    <w:link w:val="Heading6"/>
    <w:uiPriority w:val="9"/>
    <w:semiHidden/>
    <w:rsid w:val="00CB2694"/>
    <w:rPr>
      <w:caps/>
      <w:color w:val="C45911" w:themeColor="accent2" w:themeShade="BF"/>
      <w:spacing w:val="10"/>
    </w:rPr>
  </w:style>
  <w:style w:type="character" w:customStyle="1" w:styleId="Heading7Char">
    <w:name w:val="Heading 7 Char"/>
    <w:basedOn w:val="DefaultParagraphFont"/>
    <w:link w:val="Heading7"/>
    <w:uiPriority w:val="9"/>
    <w:semiHidden/>
    <w:rsid w:val="00CB2694"/>
    <w:rPr>
      <w:i/>
      <w:iCs/>
      <w:caps/>
      <w:color w:val="C45911" w:themeColor="accent2" w:themeShade="BF"/>
      <w:spacing w:val="10"/>
    </w:rPr>
  </w:style>
  <w:style w:type="character" w:customStyle="1" w:styleId="Heading8Char">
    <w:name w:val="Heading 8 Char"/>
    <w:basedOn w:val="DefaultParagraphFont"/>
    <w:link w:val="Heading8"/>
    <w:uiPriority w:val="9"/>
    <w:semiHidden/>
    <w:rsid w:val="00CB2694"/>
    <w:rPr>
      <w:caps/>
      <w:spacing w:val="10"/>
      <w:sz w:val="20"/>
      <w:szCs w:val="20"/>
    </w:rPr>
  </w:style>
  <w:style w:type="character" w:customStyle="1" w:styleId="Heading9Char">
    <w:name w:val="Heading 9 Char"/>
    <w:basedOn w:val="DefaultParagraphFont"/>
    <w:link w:val="Heading9"/>
    <w:uiPriority w:val="9"/>
    <w:semiHidden/>
    <w:rsid w:val="00CB2694"/>
    <w:rPr>
      <w:i/>
      <w:iCs/>
      <w:caps/>
      <w:spacing w:val="10"/>
      <w:sz w:val="20"/>
      <w:szCs w:val="20"/>
    </w:rPr>
  </w:style>
  <w:style w:type="paragraph" w:styleId="Caption">
    <w:name w:val="caption"/>
    <w:basedOn w:val="Normal"/>
    <w:next w:val="Normal"/>
    <w:uiPriority w:val="35"/>
    <w:semiHidden/>
    <w:unhideWhenUsed/>
    <w:qFormat/>
    <w:rsid w:val="00CB2694"/>
    <w:rPr>
      <w:caps/>
      <w:spacing w:val="10"/>
      <w:sz w:val="18"/>
      <w:szCs w:val="18"/>
    </w:rPr>
  </w:style>
  <w:style w:type="paragraph" w:styleId="Title">
    <w:name w:val="Title"/>
    <w:basedOn w:val="Normal"/>
    <w:next w:val="Normal"/>
    <w:link w:val="TitleChar"/>
    <w:uiPriority w:val="10"/>
    <w:qFormat/>
    <w:rsid w:val="00CB2694"/>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CB2694"/>
    <w:rPr>
      <w:caps/>
      <w:color w:val="833C0B" w:themeColor="accent2" w:themeShade="80"/>
      <w:spacing w:val="50"/>
      <w:sz w:val="44"/>
      <w:szCs w:val="44"/>
    </w:rPr>
  </w:style>
  <w:style w:type="paragraph" w:styleId="Subtitle">
    <w:name w:val="Subtitle"/>
    <w:basedOn w:val="Normal"/>
    <w:next w:val="Normal"/>
    <w:link w:val="SubtitleChar"/>
    <w:uiPriority w:val="11"/>
    <w:qFormat/>
    <w:rsid w:val="00CB269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B2694"/>
    <w:rPr>
      <w:caps/>
      <w:spacing w:val="20"/>
      <w:sz w:val="18"/>
      <w:szCs w:val="18"/>
    </w:rPr>
  </w:style>
  <w:style w:type="character" w:styleId="Strong">
    <w:name w:val="Strong"/>
    <w:uiPriority w:val="22"/>
    <w:qFormat/>
    <w:rsid w:val="00CB2694"/>
    <w:rPr>
      <w:b/>
      <w:bCs/>
      <w:color w:val="C45911" w:themeColor="accent2" w:themeShade="BF"/>
      <w:spacing w:val="5"/>
    </w:rPr>
  </w:style>
  <w:style w:type="character" w:styleId="Emphasis">
    <w:name w:val="Emphasis"/>
    <w:uiPriority w:val="20"/>
    <w:qFormat/>
    <w:rsid w:val="00CB2694"/>
    <w:rPr>
      <w:caps/>
      <w:spacing w:val="5"/>
      <w:sz w:val="20"/>
      <w:szCs w:val="20"/>
    </w:rPr>
  </w:style>
  <w:style w:type="paragraph" w:styleId="NoSpacing">
    <w:name w:val="No Spacing"/>
    <w:basedOn w:val="Normal"/>
    <w:link w:val="NoSpacingChar"/>
    <w:uiPriority w:val="1"/>
    <w:qFormat/>
    <w:rsid w:val="00CB2694"/>
    <w:pPr>
      <w:spacing w:after="0" w:line="240" w:lineRule="auto"/>
    </w:pPr>
  </w:style>
  <w:style w:type="paragraph" w:styleId="ListParagraph">
    <w:name w:val="List Paragraph"/>
    <w:basedOn w:val="Normal"/>
    <w:uiPriority w:val="34"/>
    <w:qFormat/>
    <w:rsid w:val="00CB2694"/>
    <w:pPr>
      <w:ind w:left="720"/>
      <w:contextualSpacing/>
    </w:pPr>
  </w:style>
  <w:style w:type="paragraph" w:styleId="Quote">
    <w:name w:val="Quote"/>
    <w:basedOn w:val="Normal"/>
    <w:next w:val="Normal"/>
    <w:link w:val="QuoteChar"/>
    <w:uiPriority w:val="29"/>
    <w:qFormat/>
    <w:rsid w:val="00CB2694"/>
    <w:rPr>
      <w:i/>
      <w:iCs/>
    </w:rPr>
  </w:style>
  <w:style w:type="character" w:customStyle="1" w:styleId="QuoteChar">
    <w:name w:val="Quote Char"/>
    <w:basedOn w:val="DefaultParagraphFont"/>
    <w:link w:val="Quote"/>
    <w:uiPriority w:val="29"/>
    <w:rsid w:val="00CB2694"/>
    <w:rPr>
      <w:i/>
      <w:iCs/>
    </w:rPr>
  </w:style>
  <w:style w:type="paragraph" w:styleId="IntenseQuote">
    <w:name w:val="Intense Quote"/>
    <w:basedOn w:val="Normal"/>
    <w:next w:val="Normal"/>
    <w:link w:val="IntenseQuoteChar"/>
    <w:uiPriority w:val="30"/>
    <w:qFormat/>
    <w:rsid w:val="00CB2694"/>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CB2694"/>
    <w:rPr>
      <w:caps/>
      <w:color w:val="823B0B" w:themeColor="accent2" w:themeShade="7F"/>
      <w:spacing w:val="5"/>
      <w:sz w:val="20"/>
      <w:szCs w:val="20"/>
    </w:rPr>
  </w:style>
  <w:style w:type="character" w:styleId="SubtleEmphasis">
    <w:name w:val="Subtle Emphasis"/>
    <w:uiPriority w:val="19"/>
    <w:qFormat/>
    <w:rsid w:val="00CB2694"/>
    <w:rPr>
      <w:i/>
      <w:iCs/>
    </w:rPr>
  </w:style>
  <w:style w:type="character" w:styleId="IntenseEmphasis">
    <w:name w:val="Intense Emphasis"/>
    <w:uiPriority w:val="21"/>
    <w:qFormat/>
    <w:rsid w:val="00CB2694"/>
    <w:rPr>
      <w:i/>
      <w:iCs/>
      <w:caps/>
      <w:spacing w:val="10"/>
      <w:sz w:val="20"/>
      <w:szCs w:val="20"/>
    </w:rPr>
  </w:style>
  <w:style w:type="character" w:styleId="SubtleReference">
    <w:name w:val="Subtle Reference"/>
    <w:basedOn w:val="DefaultParagraphFont"/>
    <w:uiPriority w:val="31"/>
    <w:qFormat/>
    <w:rsid w:val="00CB2694"/>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CB2694"/>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CB2694"/>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CB2694"/>
    <w:pPr>
      <w:outlineLvl w:val="9"/>
    </w:pPr>
  </w:style>
  <w:style w:type="character" w:customStyle="1" w:styleId="NoSpacingChar">
    <w:name w:val="No Spacing Char"/>
    <w:basedOn w:val="DefaultParagraphFont"/>
    <w:link w:val="NoSpacing"/>
    <w:uiPriority w:val="1"/>
    <w:rsid w:val="00CB2694"/>
  </w:style>
  <w:style w:type="paragraph" w:styleId="Header">
    <w:name w:val="header"/>
    <w:basedOn w:val="Normal"/>
    <w:link w:val="HeaderChar"/>
    <w:uiPriority w:val="99"/>
    <w:unhideWhenUsed/>
    <w:rsid w:val="00CB2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694"/>
  </w:style>
  <w:style w:type="paragraph" w:styleId="Footer">
    <w:name w:val="footer"/>
    <w:basedOn w:val="Normal"/>
    <w:link w:val="FooterChar"/>
    <w:uiPriority w:val="99"/>
    <w:unhideWhenUsed/>
    <w:rsid w:val="00CB2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694"/>
  </w:style>
  <w:style w:type="paragraph" w:styleId="TOC1">
    <w:name w:val="toc 1"/>
    <w:basedOn w:val="Normal"/>
    <w:next w:val="Normal"/>
    <w:autoRedefine/>
    <w:uiPriority w:val="39"/>
    <w:unhideWhenUsed/>
    <w:rsid w:val="007445F8"/>
    <w:pPr>
      <w:pBdr>
        <w:between w:val="double" w:sz="6" w:space="0" w:color="auto"/>
      </w:pBdr>
      <w:spacing w:before="120" w:after="120"/>
      <w:jc w:val="center"/>
    </w:pPr>
    <w:rPr>
      <w:rFonts w:asciiTheme="minorHAnsi" w:hAnsiTheme="minorHAnsi"/>
      <w:b/>
      <w:bCs/>
      <w:i/>
      <w:iCs/>
      <w:sz w:val="24"/>
      <w:szCs w:val="24"/>
    </w:rPr>
  </w:style>
  <w:style w:type="paragraph" w:styleId="TOC2">
    <w:name w:val="toc 2"/>
    <w:basedOn w:val="Normal"/>
    <w:next w:val="Normal"/>
    <w:autoRedefine/>
    <w:uiPriority w:val="39"/>
    <w:unhideWhenUsed/>
    <w:rsid w:val="007445F8"/>
    <w:pPr>
      <w:pBdr>
        <w:between w:val="double" w:sz="6" w:space="0" w:color="auto"/>
      </w:pBdr>
      <w:spacing w:before="120" w:after="120"/>
      <w:jc w:val="center"/>
    </w:pPr>
    <w:rPr>
      <w:rFonts w:asciiTheme="minorHAnsi" w:hAnsiTheme="minorHAnsi"/>
      <w:i/>
      <w:iCs/>
      <w:sz w:val="20"/>
      <w:szCs w:val="20"/>
    </w:rPr>
  </w:style>
  <w:style w:type="paragraph" w:styleId="TOC3">
    <w:name w:val="toc 3"/>
    <w:basedOn w:val="Normal"/>
    <w:next w:val="Normal"/>
    <w:autoRedefine/>
    <w:uiPriority w:val="39"/>
    <w:unhideWhenUsed/>
    <w:rsid w:val="007445F8"/>
    <w:pPr>
      <w:pBdr>
        <w:between w:val="double" w:sz="6" w:space="0" w:color="auto"/>
      </w:pBdr>
      <w:spacing w:before="120" w:after="120"/>
      <w:ind w:left="220"/>
      <w:jc w:val="center"/>
    </w:pPr>
    <w:rPr>
      <w:rFonts w:asciiTheme="minorHAnsi" w:hAnsiTheme="minorHAnsi"/>
      <w:sz w:val="20"/>
      <w:szCs w:val="20"/>
    </w:rPr>
  </w:style>
  <w:style w:type="paragraph" w:styleId="TOC4">
    <w:name w:val="toc 4"/>
    <w:basedOn w:val="Normal"/>
    <w:next w:val="Normal"/>
    <w:autoRedefine/>
    <w:uiPriority w:val="39"/>
    <w:semiHidden/>
    <w:unhideWhenUsed/>
    <w:rsid w:val="007445F8"/>
    <w:pPr>
      <w:pBdr>
        <w:between w:val="double" w:sz="6" w:space="0" w:color="auto"/>
      </w:pBdr>
      <w:spacing w:before="120" w:after="120"/>
      <w:ind w:left="440"/>
      <w:jc w:val="center"/>
    </w:pPr>
    <w:rPr>
      <w:rFonts w:asciiTheme="minorHAnsi" w:hAnsiTheme="minorHAnsi"/>
      <w:sz w:val="20"/>
      <w:szCs w:val="20"/>
    </w:rPr>
  </w:style>
  <w:style w:type="paragraph" w:styleId="TOC5">
    <w:name w:val="toc 5"/>
    <w:basedOn w:val="Normal"/>
    <w:next w:val="Normal"/>
    <w:autoRedefine/>
    <w:uiPriority w:val="39"/>
    <w:semiHidden/>
    <w:unhideWhenUsed/>
    <w:rsid w:val="007445F8"/>
    <w:pPr>
      <w:pBdr>
        <w:between w:val="double" w:sz="6" w:space="0" w:color="auto"/>
      </w:pBdr>
      <w:spacing w:before="120" w:after="120"/>
      <w:ind w:left="660"/>
      <w:jc w:val="center"/>
    </w:pPr>
    <w:rPr>
      <w:rFonts w:asciiTheme="minorHAnsi" w:hAnsiTheme="minorHAnsi"/>
      <w:sz w:val="20"/>
      <w:szCs w:val="20"/>
    </w:rPr>
  </w:style>
  <w:style w:type="paragraph" w:styleId="TOC6">
    <w:name w:val="toc 6"/>
    <w:basedOn w:val="Normal"/>
    <w:next w:val="Normal"/>
    <w:autoRedefine/>
    <w:uiPriority w:val="39"/>
    <w:semiHidden/>
    <w:unhideWhenUsed/>
    <w:rsid w:val="007445F8"/>
    <w:pPr>
      <w:pBdr>
        <w:between w:val="double" w:sz="6" w:space="0" w:color="auto"/>
      </w:pBdr>
      <w:spacing w:before="120" w:after="120"/>
      <w:ind w:left="880"/>
      <w:jc w:val="center"/>
    </w:pPr>
    <w:rPr>
      <w:rFonts w:asciiTheme="minorHAnsi" w:hAnsiTheme="minorHAnsi"/>
      <w:sz w:val="20"/>
      <w:szCs w:val="20"/>
    </w:rPr>
  </w:style>
  <w:style w:type="paragraph" w:styleId="TOC7">
    <w:name w:val="toc 7"/>
    <w:basedOn w:val="Normal"/>
    <w:next w:val="Normal"/>
    <w:autoRedefine/>
    <w:uiPriority w:val="39"/>
    <w:semiHidden/>
    <w:unhideWhenUsed/>
    <w:rsid w:val="007445F8"/>
    <w:pPr>
      <w:pBdr>
        <w:between w:val="double" w:sz="6" w:space="0" w:color="auto"/>
      </w:pBdr>
      <w:spacing w:before="120" w:after="120"/>
      <w:ind w:left="1100"/>
      <w:jc w:val="center"/>
    </w:pPr>
    <w:rPr>
      <w:rFonts w:asciiTheme="minorHAnsi" w:hAnsiTheme="minorHAnsi"/>
      <w:sz w:val="20"/>
      <w:szCs w:val="20"/>
    </w:rPr>
  </w:style>
  <w:style w:type="paragraph" w:styleId="TOC8">
    <w:name w:val="toc 8"/>
    <w:basedOn w:val="Normal"/>
    <w:next w:val="Normal"/>
    <w:autoRedefine/>
    <w:uiPriority w:val="39"/>
    <w:semiHidden/>
    <w:unhideWhenUsed/>
    <w:rsid w:val="007445F8"/>
    <w:pPr>
      <w:pBdr>
        <w:between w:val="double" w:sz="6" w:space="0" w:color="auto"/>
      </w:pBdr>
      <w:spacing w:before="120" w:after="120"/>
      <w:ind w:left="1320"/>
      <w:jc w:val="center"/>
    </w:pPr>
    <w:rPr>
      <w:rFonts w:asciiTheme="minorHAnsi" w:hAnsiTheme="minorHAnsi"/>
      <w:sz w:val="20"/>
      <w:szCs w:val="20"/>
    </w:rPr>
  </w:style>
  <w:style w:type="paragraph" w:styleId="TOC9">
    <w:name w:val="toc 9"/>
    <w:basedOn w:val="Normal"/>
    <w:next w:val="Normal"/>
    <w:autoRedefine/>
    <w:uiPriority w:val="39"/>
    <w:semiHidden/>
    <w:unhideWhenUsed/>
    <w:rsid w:val="007445F8"/>
    <w:pPr>
      <w:pBdr>
        <w:between w:val="double" w:sz="6" w:space="0" w:color="auto"/>
      </w:pBdr>
      <w:spacing w:before="120" w:after="120"/>
      <w:ind w:left="1540"/>
      <w:jc w:val="center"/>
    </w:pPr>
    <w:rPr>
      <w:rFonts w:asciiTheme="minorHAnsi" w:hAnsiTheme="minorHAnsi"/>
      <w:sz w:val="20"/>
      <w:szCs w:val="20"/>
    </w:rPr>
  </w:style>
  <w:style w:type="character" w:styleId="Hyperlink">
    <w:name w:val="Hyperlink"/>
    <w:basedOn w:val="DefaultParagraphFont"/>
    <w:uiPriority w:val="99"/>
    <w:unhideWhenUsed/>
    <w:rsid w:val="007445F8"/>
    <w:rPr>
      <w:color w:val="0563C1" w:themeColor="hyperlink"/>
      <w:u w:val="single"/>
    </w:rPr>
  </w:style>
  <w:style w:type="table" w:styleId="TableGrid">
    <w:name w:val="Table Grid"/>
    <w:basedOn w:val="TableNormal"/>
    <w:uiPriority w:val="39"/>
    <w:rsid w:val="00BB0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B0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CD052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052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87CC8"/>
    <w:rPr>
      <w:sz w:val="16"/>
      <w:szCs w:val="16"/>
    </w:rPr>
  </w:style>
  <w:style w:type="paragraph" w:styleId="CommentText">
    <w:name w:val="annotation text"/>
    <w:basedOn w:val="Normal"/>
    <w:link w:val="CommentTextChar"/>
    <w:uiPriority w:val="99"/>
    <w:semiHidden/>
    <w:unhideWhenUsed/>
    <w:rsid w:val="00B87CC8"/>
    <w:pPr>
      <w:spacing w:line="240" w:lineRule="auto"/>
    </w:pPr>
    <w:rPr>
      <w:sz w:val="20"/>
      <w:szCs w:val="20"/>
    </w:rPr>
  </w:style>
  <w:style w:type="character" w:customStyle="1" w:styleId="CommentTextChar">
    <w:name w:val="Comment Text Char"/>
    <w:basedOn w:val="DefaultParagraphFont"/>
    <w:link w:val="CommentText"/>
    <w:uiPriority w:val="99"/>
    <w:semiHidden/>
    <w:rsid w:val="00B87CC8"/>
    <w:rPr>
      <w:sz w:val="20"/>
      <w:szCs w:val="20"/>
    </w:rPr>
  </w:style>
  <w:style w:type="paragraph" w:styleId="CommentSubject">
    <w:name w:val="annotation subject"/>
    <w:basedOn w:val="CommentText"/>
    <w:next w:val="CommentText"/>
    <w:link w:val="CommentSubjectChar"/>
    <w:uiPriority w:val="99"/>
    <w:semiHidden/>
    <w:unhideWhenUsed/>
    <w:rsid w:val="00B87CC8"/>
    <w:rPr>
      <w:b/>
      <w:bCs/>
    </w:rPr>
  </w:style>
  <w:style w:type="character" w:customStyle="1" w:styleId="CommentSubjectChar">
    <w:name w:val="Comment Subject Char"/>
    <w:basedOn w:val="CommentTextChar"/>
    <w:link w:val="CommentSubject"/>
    <w:uiPriority w:val="99"/>
    <w:semiHidden/>
    <w:rsid w:val="00B87C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5B10C-A7DD-6A4A-8082-C8714368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16</Pages>
  <Words>2321</Words>
  <Characters>13234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Visualisation of a whale’s movement</vt:lpstr>
    </vt:vector>
  </TitlesOfParts>
  <Company/>
  <LinksUpToDate>false</LinksUpToDate>
  <CharactersWithSpaces>15524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of a whale’s movement</dc:title>
  <dc:subject/>
  <dc:creator>Sebastian Wilkinson</dc:creator>
  <cp:keywords/>
  <dc:description/>
  <cp:lastModifiedBy>Dominic Wilkinson</cp:lastModifiedBy>
  <cp:revision>9</cp:revision>
  <dcterms:created xsi:type="dcterms:W3CDTF">2021-02-10T20:36:00Z</dcterms:created>
  <dcterms:modified xsi:type="dcterms:W3CDTF">2021-02-20T14:32:00Z</dcterms:modified>
</cp:coreProperties>
</file>